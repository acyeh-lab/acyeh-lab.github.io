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C7006D" w14:textId="727BE33C" w:rsidR="00992E4C" w:rsidRPr="007F3D5B" w:rsidRDefault="00456244">
      <w:pPr>
        <w:rPr>
          <w:rFonts w:ascii="Arial" w:hAnsi="Arial" w:cs="Arial"/>
          <w:b/>
          <w:bCs/>
          <w:sz w:val="32"/>
          <w:szCs w:val="32"/>
        </w:rPr>
      </w:pPr>
      <w:r w:rsidRPr="007F3D5B">
        <w:rPr>
          <w:rFonts w:ascii="Arial" w:hAnsi="Arial" w:cs="Arial"/>
          <w:b/>
          <w:bCs/>
          <w:sz w:val="32"/>
          <w:szCs w:val="32"/>
        </w:rPr>
        <w:t>TCR cloning</w:t>
      </w:r>
    </w:p>
    <w:sdt>
      <w:sdtPr>
        <w:rPr>
          <w:rFonts w:ascii="Arial" w:eastAsia="Times New Roman" w:hAnsi="Arial" w:cs="Arial"/>
          <w:b w:val="0"/>
          <w:bCs w:val="0"/>
          <w:color w:val="auto"/>
          <w:sz w:val="24"/>
          <w:szCs w:val="24"/>
        </w:rPr>
        <w:id w:val="1693414027"/>
        <w:docPartObj>
          <w:docPartGallery w:val="Table of Contents"/>
          <w:docPartUnique/>
        </w:docPartObj>
      </w:sdtPr>
      <w:sdtEndPr>
        <w:rPr>
          <w:noProof/>
        </w:rPr>
      </w:sdtEndPr>
      <w:sdtContent>
        <w:p w14:paraId="4F51165B" w14:textId="494208BC" w:rsidR="00456244" w:rsidRPr="007F3D5B" w:rsidRDefault="00456244">
          <w:pPr>
            <w:pStyle w:val="TOCHeading"/>
            <w:rPr>
              <w:rFonts w:ascii="Arial" w:hAnsi="Arial" w:cs="Arial"/>
            </w:rPr>
          </w:pPr>
          <w:r w:rsidRPr="007F3D5B">
            <w:rPr>
              <w:rFonts w:ascii="Arial" w:hAnsi="Arial" w:cs="Arial"/>
            </w:rPr>
            <w:t>Table of Contents</w:t>
          </w:r>
        </w:p>
        <w:p w14:paraId="5B9E7DCC" w14:textId="49EAAD44" w:rsidR="000121BC" w:rsidRDefault="00456244">
          <w:pPr>
            <w:pStyle w:val="TOC1"/>
            <w:tabs>
              <w:tab w:val="right" w:leader="dot" w:pos="10790"/>
            </w:tabs>
            <w:rPr>
              <w:rFonts w:asciiTheme="minorHAnsi" w:eastAsiaTheme="minorEastAsia" w:hAnsiTheme="minorHAnsi" w:cstheme="minorBidi"/>
              <w:b w:val="0"/>
              <w:bCs w:val="0"/>
              <w:i w:val="0"/>
              <w:iCs w:val="0"/>
              <w:noProof/>
              <w:sz w:val="22"/>
              <w:szCs w:val="22"/>
            </w:rPr>
          </w:pPr>
          <w:r w:rsidRPr="00D673E3">
            <w:rPr>
              <w:rFonts w:ascii="Arial" w:hAnsi="Arial" w:cs="Arial"/>
              <w:b w:val="0"/>
              <w:bCs w:val="0"/>
            </w:rPr>
            <w:fldChar w:fldCharType="begin"/>
          </w:r>
          <w:r w:rsidRPr="007F3D5B">
            <w:rPr>
              <w:rFonts w:ascii="Arial" w:hAnsi="Arial" w:cs="Arial"/>
            </w:rPr>
            <w:instrText xml:space="preserve"> TOC \o "1-3" \h \z \u </w:instrText>
          </w:r>
          <w:r w:rsidRPr="00D673E3">
            <w:rPr>
              <w:rFonts w:ascii="Arial" w:hAnsi="Arial" w:cs="Arial"/>
              <w:b w:val="0"/>
              <w:bCs w:val="0"/>
            </w:rPr>
            <w:fldChar w:fldCharType="separate"/>
          </w:r>
          <w:hyperlink w:anchor="_Toc79134747" w:history="1">
            <w:r w:rsidR="000121BC" w:rsidRPr="00296583">
              <w:rPr>
                <w:rStyle w:val="Hyperlink"/>
                <w:rFonts w:ascii="Arial" w:hAnsi="Arial" w:cs="Arial"/>
                <w:noProof/>
              </w:rPr>
              <w:t>Standard TCR cloning timeline</w:t>
            </w:r>
            <w:r w:rsidR="000121BC">
              <w:rPr>
                <w:noProof/>
                <w:webHidden/>
              </w:rPr>
              <w:tab/>
            </w:r>
            <w:r w:rsidR="000121BC">
              <w:rPr>
                <w:noProof/>
                <w:webHidden/>
              </w:rPr>
              <w:fldChar w:fldCharType="begin"/>
            </w:r>
            <w:r w:rsidR="000121BC">
              <w:rPr>
                <w:noProof/>
                <w:webHidden/>
              </w:rPr>
              <w:instrText xml:space="preserve"> PAGEREF _Toc79134747 \h </w:instrText>
            </w:r>
            <w:r w:rsidR="000121BC">
              <w:rPr>
                <w:noProof/>
                <w:webHidden/>
              </w:rPr>
            </w:r>
            <w:r w:rsidR="000121BC">
              <w:rPr>
                <w:noProof/>
                <w:webHidden/>
              </w:rPr>
              <w:fldChar w:fldCharType="separate"/>
            </w:r>
            <w:r w:rsidR="000121BC">
              <w:rPr>
                <w:noProof/>
                <w:webHidden/>
              </w:rPr>
              <w:t>2</w:t>
            </w:r>
            <w:r w:rsidR="000121BC">
              <w:rPr>
                <w:noProof/>
                <w:webHidden/>
              </w:rPr>
              <w:fldChar w:fldCharType="end"/>
            </w:r>
          </w:hyperlink>
        </w:p>
        <w:p w14:paraId="6A4CEFC5" w14:textId="055F44BD" w:rsidR="000121BC" w:rsidRDefault="00000000">
          <w:pPr>
            <w:pStyle w:val="TOC1"/>
            <w:tabs>
              <w:tab w:val="right" w:leader="dot" w:pos="10790"/>
            </w:tabs>
            <w:rPr>
              <w:rFonts w:asciiTheme="minorHAnsi" w:eastAsiaTheme="minorEastAsia" w:hAnsiTheme="minorHAnsi" w:cstheme="minorBidi"/>
              <w:b w:val="0"/>
              <w:bCs w:val="0"/>
              <w:i w:val="0"/>
              <w:iCs w:val="0"/>
              <w:noProof/>
              <w:sz w:val="22"/>
              <w:szCs w:val="22"/>
            </w:rPr>
          </w:pPr>
          <w:hyperlink w:anchor="_Toc79134748" w:history="1">
            <w:r w:rsidR="000121BC" w:rsidRPr="00296583">
              <w:rPr>
                <w:rStyle w:val="Hyperlink"/>
                <w:rFonts w:ascii="Arial" w:hAnsi="Arial" w:cs="Arial"/>
                <w:noProof/>
              </w:rPr>
              <w:t>TCRA/B sequencing overview</w:t>
            </w:r>
            <w:r w:rsidR="000121BC">
              <w:rPr>
                <w:noProof/>
                <w:webHidden/>
              </w:rPr>
              <w:tab/>
            </w:r>
            <w:r w:rsidR="000121BC">
              <w:rPr>
                <w:noProof/>
                <w:webHidden/>
              </w:rPr>
              <w:fldChar w:fldCharType="begin"/>
            </w:r>
            <w:r w:rsidR="000121BC">
              <w:rPr>
                <w:noProof/>
                <w:webHidden/>
              </w:rPr>
              <w:instrText xml:space="preserve"> PAGEREF _Toc79134748 \h </w:instrText>
            </w:r>
            <w:r w:rsidR="000121BC">
              <w:rPr>
                <w:noProof/>
                <w:webHidden/>
              </w:rPr>
            </w:r>
            <w:r w:rsidR="000121BC">
              <w:rPr>
                <w:noProof/>
                <w:webHidden/>
              </w:rPr>
              <w:fldChar w:fldCharType="separate"/>
            </w:r>
            <w:r w:rsidR="000121BC">
              <w:rPr>
                <w:noProof/>
                <w:webHidden/>
              </w:rPr>
              <w:t>3</w:t>
            </w:r>
            <w:r w:rsidR="000121BC">
              <w:rPr>
                <w:noProof/>
                <w:webHidden/>
              </w:rPr>
              <w:fldChar w:fldCharType="end"/>
            </w:r>
          </w:hyperlink>
        </w:p>
        <w:p w14:paraId="249751A7" w14:textId="6C44EFD7" w:rsidR="000121BC" w:rsidRDefault="00000000">
          <w:pPr>
            <w:pStyle w:val="TOC1"/>
            <w:tabs>
              <w:tab w:val="right" w:leader="dot" w:pos="10790"/>
            </w:tabs>
            <w:rPr>
              <w:rFonts w:asciiTheme="minorHAnsi" w:eastAsiaTheme="minorEastAsia" w:hAnsiTheme="minorHAnsi" w:cstheme="minorBidi"/>
              <w:b w:val="0"/>
              <w:bCs w:val="0"/>
              <w:i w:val="0"/>
              <w:iCs w:val="0"/>
              <w:noProof/>
              <w:sz w:val="22"/>
              <w:szCs w:val="22"/>
            </w:rPr>
          </w:pPr>
          <w:hyperlink w:anchor="_Toc79134749" w:history="1">
            <w:r w:rsidR="000121BC" w:rsidRPr="00296583">
              <w:rPr>
                <w:rStyle w:val="Hyperlink"/>
                <w:rFonts w:ascii="Arial" w:hAnsi="Arial" w:cs="Arial"/>
                <w:noProof/>
              </w:rPr>
              <w:t>TCRA/B sequencing by Adaptive</w:t>
            </w:r>
            <w:r w:rsidR="000121BC">
              <w:rPr>
                <w:noProof/>
                <w:webHidden/>
              </w:rPr>
              <w:tab/>
            </w:r>
            <w:r w:rsidR="000121BC">
              <w:rPr>
                <w:noProof/>
                <w:webHidden/>
              </w:rPr>
              <w:fldChar w:fldCharType="begin"/>
            </w:r>
            <w:r w:rsidR="000121BC">
              <w:rPr>
                <w:noProof/>
                <w:webHidden/>
              </w:rPr>
              <w:instrText xml:space="preserve"> PAGEREF _Toc79134749 \h </w:instrText>
            </w:r>
            <w:r w:rsidR="000121BC">
              <w:rPr>
                <w:noProof/>
                <w:webHidden/>
              </w:rPr>
            </w:r>
            <w:r w:rsidR="000121BC">
              <w:rPr>
                <w:noProof/>
                <w:webHidden/>
              </w:rPr>
              <w:fldChar w:fldCharType="separate"/>
            </w:r>
            <w:r w:rsidR="000121BC">
              <w:rPr>
                <w:noProof/>
                <w:webHidden/>
              </w:rPr>
              <w:t>4</w:t>
            </w:r>
            <w:r w:rsidR="000121BC">
              <w:rPr>
                <w:noProof/>
                <w:webHidden/>
              </w:rPr>
              <w:fldChar w:fldCharType="end"/>
            </w:r>
          </w:hyperlink>
        </w:p>
        <w:p w14:paraId="5C243B86" w14:textId="1A9B5D70" w:rsidR="000121BC" w:rsidRDefault="00000000">
          <w:pPr>
            <w:pStyle w:val="TOC1"/>
            <w:tabs>
              <w:tab w:val="right" w:leader="dot" w:pos="10790"/>
            </w:tabs>
            <w:rPr>
              <w:rFonts w:asciiTheme="minorHAnsi" w:eastAsiaTheme="minorEastAsia" w:hAnsiTheme="minorHAnsi" w:cstheme="minorBidi"/>
              <w:b w:val="0"/>
              <w:bCs w:val="0"/>
              <w:i w:val="0"/>
              <w:iCs w:val="0"/>
              <w:noProof/>
              <w:sz w:val="22"/>
              <w:szCs w:val="22"/>
            </w:rPr>
          </w:pPr>
          <w:hyperlink w:anchor="_Toc79134750" w:history="1">
            <w:r w:rsidR="000121BC" w:rsidRPr="00296583">
              <w:rPr>
                <w:rStyle w:val="Hyperlink"/>
                <w:rFonts w:ascii="Arial" w:hAnsi="Arial" w:cs="Arial"/>
                <w:noProof/>
              </w:rPr>
              <w:t>Assembling TCR consensus sequences</w:t>
            </w:r>
            <w:r w:rsidR="000121BC">
              <w:rPr>
                <w:noProof/>
                <w:webHidden/>
              </w:rPr>
              <w:tab/>
            </w:r>
            <w:r w:rsidR="000121BC">
              <w:rPr>
                <w:noProof/>
                <w:webHidden/>
              </w:rPr>
              <w:fldChar w:fldCharType="begin"/>
            </w:r>
            <w:r w:rsidR="000121BC">
              <w:rPr>
                <w:noProof/>
                <w:webHidden/>
              </w:rPr>
              <w:instrText xml:space="preserve"> PAGEREF _Toc79134750 \h </w:instrText>
            </w:r>
            <w:r w:rsidR="000121BC">
              <w:rPr>
                <w:noProof/>
                <w:webHidden/>
              </w:rPr>
            </w:r>
            <w:r w:rsidR="000121BC">
              <w:rPr>
                <w:noProof/>
                <w:webHidden/>
              </w:rPr>
              <w:fldChar w:fldCharType="separate"/>
            </w:r>
            <w:r w:rsidR="000121BC">
              <w:rPr>
                <w:noProof/>
                <w:webHidden/>
              </w:rPr>
              <w:t>5</w:t>
            </w:r>
            <w:r w:rsidR="000121BC">
              <w:rPr>
                <w:noProof/>
                <w:webHidden/>
              </w:rPr>
              <w:fldChar w:fldCharType="end"/>
            </w:r>
          </w:hyperlink>
        </w:p>
        <w:p w14:paraId="750C64EF" w14:textId="7CAE06F3" w:rsidR="000121BC" w:rsidRDefault="00000000">
          <w:pPr>
            <w:pStyle w:val="TOC1"/>
            <w:tabs>
              <w:tab w:val="right" w:leader="dot" w:pos="10790"/>
            </w:tabs>
            <w:rPr>
              <w:rFonts w:asciiTheme="minorHAnsi" w:eastAsiaTheme="minorEastAsia" w:hAnsiTheme="minorHAnsi" w:cstheme="minorBidi"/>
              <w:b w:val="0"/>
              <w:bCs w:val="0"/>
              <w:i w:val="0"/>
              <w:iCs w:val="0"/>
              <w:noProof/>
              <w:sz w:val="22"/>
              <w:szCs w:val="22"/>
            </w:rPr>
          </w:pPr>
          <w:hyperlink w:anchor="_Toc79134751" w:history="1">
            <w:r w:rsidR="000121BC" w:rsidRPr="00296583">
              <w:rPr>
                <w:rStyle w:val="Hyperlink"/>
                <w:rFonts w:ascii="Arial" w:hAnsi="Arial" w:cs="Arial"/>
                <w:noProof/>
              </w:rPr>
              <w:t>Building a TCR insert from consensus sequences</w:t>
            </w:r>
            <w:r w:rsidR="000121BC">
              <w:rPr>
                <w:noProof/>
                <w:webHidden/>
              </w:rPr>
              <w:tab/>
            </w:r>
            <w:r w:rsidR="000121BC">
              <w:rPr>
                <w:noProof/>
                <w:webHidden/>
              </w:rPr>
              <w:fldChar w:fldCharType="begin"/>
            </w:r>
            <w:r w:rsidR="000121BC">
              <w:rPr>
                <w:noProof/>
                <w:webHidden/>
              </w:rPr>
              <w:instrText xml:space="preserve"> PAGEREF _Toc79134751 \h </w:instrText>
            </w:r>
            <w:r w:rsidR="000121BC">
              <w:rPr>
                <w:noProof/>
                <w:webHidden/>
              </w:rPr>
            </w:r>
            <w:r w:rsidR="000121BC">
              <w:rPr>
                <w:noProof/>
                <w:webHidden/>
              </w:rPr>
              <w:fldChar w:fldCharType="separate"/>
            </w:r>
            <w:r w:rsidR="000121BC">
              <w:rPr>
                <w:noProof/>
                <w:webHidden/>
              </w:rPr>
              <w:t>6</w:t>
            </w:r>
            <w:r w:rsidR="000121BC">
              <w:rPr>
                <w:noProof/>
                <w:webHidden/>
              </w:rPr>
              <w:fldChar w:fldCharType="end"/>
            </w:r>
          </w:hyperlink>
        </w:p>
        <w:p w14:paraId="77891C2F" w14:textId="0622A508" w:rsidR="000121BC" w:rsidRDefault="00000000">
          <w:pPr>
            <w:pStyle w:val="TOC1"/>
            <w:tabs>
              <w:tab w:val="right" w:leader="dot" w:pos="10790"/>
            </w:tabs>
            <w:rPr>
              <w:rFonts w:asciiTheme="minorHAnsi" w:eastAsiaTheme="minorEastAsia" w:hAnsiTheme="minorHAnsi" w:cstheme="minorBidi"/>
              <w:b w:val="0"/>
              <w:bCs w:val="0"/>
              <w:i w:val="0"/>
              <w:iCs w:val="0"/>
              <w:noProof/>
              <w:sz w:val="22"/>
              <w:szCs w:val="22"/>
            </w:rPr>
          </w:pPr>
          <w:hyperlink w:anchor="_Toc79134752" w:history="1">
            <w:r w:rsidR="000121BC" w:rsidRPr="00296583">
              <w:rPr>
                <w:rStyle w:val="Hyperlink"/>
                <w:rFonts w:ascii="Arial" w:hAnsi="Arial" w:cs="Arial"/>
                <w:noProof/>
              </w:rPr>
              <w:t>Ordering the TCR construct(s) as GeneArt</w:t>
            </w:r>
            <w:r w:rsidR="000121BC">
              <w:rPr>
                <w:noProof/>
                <w:webHidden/>
              </w:rPr>
              <w:tab/>
            </w:r>
            <w:r w:rsidR="000121BC">
              <w:rPr>
                <w:noProof/>
                <w:webHidden/>
              </w:rPr>
              <w:fldChar w:fldCharType="begin"/>
            </w:r>
            <w:r w:rsidR="000121BC">
              <w:rPr>
                <w:noProof/>
                <w:webHidden/>
              </w:rPr>
              <w:instrText xml:space="preserve"> PAGEREF _Toc79134752 \h </w:instrText>
            </w:r>
            <w:r w:rsidR="000121BC">
              <w:rPr>
                <w:noProof/>
                <w:webHidden/>
              </w:rPr>
            </w:r>
            <w:r w:rsidR="000121BC">
              <w:rPr>
                <w:noProof/>
                <w:webHidden/>
              </w:rPr>
              <w:fldChar w:fldCharType="separate"/>
            </w:r>
            <w:r w:rsidR="000121BC">
              <w:rPr>
                <w:noProof/>
                <w:webHidden/>
              </w:rPr>
              <w:t>9</w:t>
            </w:r>
            <w:r w:rsidR="000121BC">
              <w:rPr>
                <w:noProof/>
                <w:webHidden/>
              </w:rPr>
              <w:fldChar w:fldCharType="end"/>
            </w:r>
          </w:hyperlink>
        </w:p>
        <w:p w14:paraId="620B1E8C" w14:textId="7455D8F0" w:rsidR="000121BC" w:rsidRDefault="00000000">
          <w:pPr>
            <w:pStyle w:val="TOC1"/>
            <w:tabs>
              <w:tab w:val="right" w:leader="dot" w:pos="10790"/>
            </w:tabs>
            <w:rPr>
              <w:rFonts w:asciiTheme="minorHAnsi" w:eastAsiaTheme="minorEastAsia" w:hAnsiTheme="minorHAnsi" w:cstheme="minorBidi"/>
              <w:b w:val="0"/>
              <w:bCs w:val="0"/>
              <w:i w:val="0"/>
              <w:iCs w:val="0"/>
              <w:noProof/>
              <w:sz w:val="22"/>
              <w:szCs w:val="22"/>
            </w:rPr>
          </w:pPr>
          <w:hyperlink w:anchor="_Toc79134753" w:history="1">
            <w:r w:rsidR="000121BC" w:rsidRPr="00296583">
              <w:rPr>
                <w:rStyle w:val="Hyperlink"/>
                <w:rFonts w:ascii="Arial" w:hAnsi="Arial" w:cs="Arial"/>
                <w:noProof/>
              </w:rPr>
              <w:t>Restriction digest cloning of TCR construct into backbone vector</w:t>
            </w:r>
            <w:r w:rsidR="000121BC">
              <w:rPr>
                <w:noProof/>
                <w:webHidden/>
              </w:rPr>
              <w:tab/>
            </w:r>
            <w:r w:rsidR="000121BC">
              <w:rPr>
                <w:noProof/>
                <w:webHidden/>
              </w:rPr>
              <w:fldChar w:fldCharType="begin"/>
            </w:r>
            <w:r w:rsidR="000121BC">
              <w:rPr>
                <w:noProof/>
                <w:webHidden/>
              </w:rPr>
              <w:instrText xml:space="preserve"> PAGEREF _Toc79134753 \h </w:instrText>
            </w:r>
            <w:r w:rsidR="000121BC">
              <w:rPr>
                <w:noProof/>
                <w:webHidden/>
              </w:rPr>
            </w:r>
            <w:r w:rsidR="000121BC">
              <w:rPr>
                <w:noProof/>
                <w:webHidden/>
              </w:rPr>
              <w:fldChar w:fldCharType="separate"/>
            </w:r>
            <w:r w:rsidR="000121BC">
              <w:rPr>
                <w:noProof/>
                <w:webHidden/>
              </w:rPr>
              <w:t>11</w:t>
            </w:r>
            <w:r w:rsidR="000121BC">
              <w:rPr>
                <w:noProof/>
                <w:webHidden/>
              </w:rPr>
              <w:fldChar w:fldCharType="end"/>
            </w:r>
          </w:hyperlink>
        </w:p>
        <w:p w14:paraId="5F9FDB37" w14:textId="707302E4" w:rsidR="000121BC" w:rsidRDefault="00000000">
          <w:pPr>
            <w:pStyle w:val="TOC1"/>
            <w:tabs>
              <w:tab w:val="right" w:leader="dot" w:pos="10790"/>
            </w:tabs>
            <w:rPr>
              <w:rFonts w:asciiTheme="minorHAnsi" w:eastAsiaTheme="minorEastAsia" w:hAnsiTheme="minorHAnsi" w:cstheme="minorBidi"/>
              <w:b w:val="0"/>
              <w:bCs w:val="0"/>
              <w:i w:val="0"/>
              <w:iCs w:val="0"/>
              <w:noProof/>
              <w:sz w:val="22"/>
              <w:szCs w:val="22"/>
            </w:rPr>
          </w:pPr>
          <w:hyperlink w:anchor="_Toc79134754" w:history="1">
            <w:r w:rsidR="000121BC" w:rsidRPr="00296583">
              <w:rPr>
                <w:rStyle w:val="Hyperlink"/>
                <w:rFonts w:ascii="Arial" w:hAnsi="Arial" w:cs="Arial"/>
                <w:noProof/>
              </w:rPr>
              <w:t>Concentrated TCR lentivirus stock production</w:t>
            </w:r>
            <w:r w:rsidR="000121BC">
              <w:rPr>
                <w:noProof/>
                <w:webHidden/>
              </w:rPr>
              <w:tab/>
            </w:r>
            <w:r w:rsidR="000121BC">
              <w:rPr>
                <w:noProof/>
                <w:webHidden/>
              </w:rPr>
              <w:fldChar w:fldCharType="begin"/>
            </w:r>
            <w:r w:rsidR="000121BC">
              <w:rPr>
                <w:noProof/>
                <w:webHidden/>
              </w:rPr>
              <w:instrText xml:space="preserve"> PAGEREF _Toc79134754 \h </w:instrText>
            </w:r>
            <w:r w:rsidR="000121BC">
              <w:rPr>
                <w:noProof/>
                <w:webHidden/>
              </w:rPr>
            </w:r>
            <w:r w:rsidR="000121BC">
              <w:rPr>
                <w:noProof/>
                <w:webHidden/>
              </w:rPr>
              <w:fldChar w:fldCharType="separate"/>
            </w:r>
            <w:r w:rsidR="000121BC">
              <w:rPr>
                <w:noProof/>
                <w:webHidden/>
              </w:rPr>
              <w:t>15</w:t>
            </w:r>
            <w:r w:rsidR="000121BC">
              <w:rPr>
                <w:noProof/>
                <w:webHidden/>
              </w:rPr>
              <w:fldChar w:fldCharType="end"/>
            </w:r>
          </w:hyperlink>
        </w:p>
        <w:p w14:paraId="12A9BE93" w14:textId="1E8C3425" w:rsidR="000121BC" w:rsidRDefault="00000000">
          <w:pPr>
            <w:pStyle w:val="TOC1"/>
            <w:tabs>
              <w:tab w:val="right" w:leader="dot" w:pos="10790"/>
            </w:tabs>
            <w:rPr>
              <w:rFonts w:asciiTheme="minorHAnsi" w:eastAsiaTheme="minorEastAsia" w:hAnsiTheme="minorHAnsi" w:cstheme="minorBidi"/>
              <w:b w:val="0"/>
              <w:bCs w:val="0"/>
              <w:i w:val="0"/>
              <w:iCs w:val="0"/>
              <w:noProof/>
              <w:sz w:val="22"/>
              <w:szCs w:val="22"/>
            </w:rPr>
          </w:pPr>
          <w:hyperlink w:anchor="_Toc79134755" w:history="1">
            <w:r w:rsidR="000121BC" w:rsidRPr="00296583">
              <w:rPr>
                <w:rStyle w:val="Hyperlink"/>
                <w:rFonts w:ascii="Arial" w:hAnsi="Arial" w:cs="Arial"/>
                <w:noProof/>
              </w:rPr>
              <w:t>Lentivirus titration</w:t>
            </w:r>
            <w:r w:rsidR="000121BC">
              <w:rPr>
                <w:noProof/>
                <w:webHidden/>
              </w:rPr>
              <w:tab/>
            </w:r>
            <w:r w:rsidR="000121BC">
              <w:rPr>
                <w:noProof/>
                <w:webHidden/>
              </w:rPr>
              <w:fldChar w:fldCharType="begin"/>
            </w:r>
            <w:r w:rsidR="000121BC">
              <w:rPr>
                <w:noProof/>
                <w:webHidden/>
              </w:rPr>
              <w:instrText xml:space="preserve"> PAGEREF _Toc79134755 \h </w:instrText>
            </w:r>
            <w:r w:rsidR="000121BC">
              <w:rPr>
                <w:noProof/>
                <w:webHidden/>
              </w:rPr>
            </w:r>
            <w:r w:rsidR="000121BC">
              <w:rPr>
                <w:noProof/>
                <w:webHidden/>
              </w:rPr>
              <w:fldChar w:fldCharType="separate"/>
            </w:r>
            <w:r w:rsidR="000121BC">
              <w:rPr>
                <w:noProof/>
                <w:webHidden/>
              </w:rPr>
              <w:t>17</w:t>
            </w:r>
            <w:r w:rsidR="000121BC">
              <w:rPr>
                <w:noProof/>
                <w:webHidden/>
              </w:rPr>
              <w:fldChar w:fldCharType="end"/>
            </w:r>
          </w:hyperlink>
        </w:p>
        <w:p w14:paraId="1500CEF8" w14:textId="28B30626" w:rsidR="000121BC" w:rsidRDefault="00000000">
          <w:pPr>
            <w:pStyle w:val="TOC1"/>
            <w:tabs>
              <w:tab w:val="right" w:leader="dot" w:pos="10790"/>
            </w:tabs>
            <w:rPr>
              <w:rFonts w:asciiTheme="minorHAnsi" w:eastAsiaTheme="minorEastAsia" w:hAnsiTheme="minorHAnsi" w:cstheme="minorBidi"/>
              <w:b w:val="0"/>
              <w:bCs w:val="0"/>
              <w:i w:val="0"/>
              <w:iCs w:val="0"/>
              <w:noProof/>
              <w:sz w:val="22"/>
              <w:szCs w:val="22"/>
            </w:rPr>
          </w:pPr>
          <w:hyperlink w:anchor="_Toc79134756" w:history="1">
            <w:r w:rsidR="000121BC" w:rsidRPr="00296583">
              <w:rPr>
                <w:rStyle w:val="Hyperlink"/>
                <w:rFonts w:ascii="Arial" w:hAnsi="Arial" w:cs="Arial"/>
                <w:noProof/>
              </w:rPr>
              <w:t>TCR transduction</w:t>
            </w:r>
            <w:r w:rsidR="000121BC">
              <w:rPr>
                <w:noProof/>
                <w:webHidden/>
              </w:rPr>
              <w:tab/>
            </w:r>
            <w:r w:rsidR="000121BC">
              <w:rPr>
                <w:noProof/>
                <w:webHidden/>
              </w:rPr>
              <w:fldChar w:fldCharType="begin"/>
            </w:r>
            <w:r w:rsidR="000121BC">
              <w:rPr>
                <w:noProof/>
                <w:webHidden/>
              </w:rPr>
              <w:instrText xml:space="preserve"> PAGEREF _Toc79134756 \h </w:instrText>
            </w:r>
            <w:r w:rsidR="000121BC">
              <w:rPr>
                <w:noProof/>
                <w:webHidden/>
              </w:rPr>
            </w:r>
            <w:r w:rsidR="000121BC">
              <w:rPr>
                <w:noProof/>
                <w:webHidden/>
              </w:rPr>
              <w:fldChar w:fldCharType="separate"/>
            </w:r>
            <w:r w:rsidR="000121BC">
              <w:rPr>
                <w:noProof/>
                <w:webHidden/>
              </w:rPr>
              <w:t>20</w:t>
            </w:r>
            <w:r w:rsidR="000121BC">
              <w:rPr>
                <w:noProof/>
                <w:webHidden/>
              </w:rPr>
              <w:fldChar w:fldCharType="end"/>
            </w:r>
          </w:hyperlink>
        </w:p>
        <w:p w14:paraId="5B10B118" w14:textId="09EB70BD" w:rsidR="000121BC" w:rsidRDefault="00000000">
          <w:pPr>
            <w:pStyle w:val="TOC2"/>
            <w:tabs>
              <w:tab w:val="right" w:leader="dot" w:pos="10790"/>
            </w:tabs>
            <w:rPr>
              <w:rFonts w:asciiTheme="minorHAnsi" w:eastAsiaTheme="minorEastAsia" w:hAnsiTheme="minorHAnsi" w:cstheme="minorBidi"/>
              <w:b w:val="0"/>
              <w:bCs w:val="0"/>
              <w:noProof/>
            </w:rPr>
          </w:pPr>
          <w:hyperlink w:anchor="_Toc79134757" w:history="1">
            <w:r w:rsidR="000121BC" w:rsidRPr="00296583">
              <w:rPr>
                <w:rStyle w:val="Hyperlink"/>
                <w:rFonts w:ascii="Arial" w:hAnsi="Arial" w:cs="Arial"/>
                <w:noProof/>
              </w:rPr>
              <w:t>T cell isolation and stimulation</w:t>
            </w:r>
            <w:r w:rsidR="000121BC">
              <w:rPr>
                <w:noProof/>
                <w:webHidden/>
              </w:rPr>
              <w:tab/>
            </w:r>
            <w:r w:rsidR="000121BC">
              <w:rPr>
                <w:noProof/>
                <w:webHidden/>
              </w:rPr>
              <w:fldChar w:fldCharType="begin"/>
            </w:r>
            <w:r w:rsidR="000121BC">
              <w:rPr>
                <w:noProof/>
                <w:webHidden/>
              </w:rPr>
              <w:instrText xml:space="preserve"> PAGEREF _Toc79134757 \h </w:instrText>
            </w:r>
            <w:r w:rsidR="000121BC">
              <w:rPr>
                <w:noProof/>
                <w:webHidden/>
              </w:rPr>
            </w:r>
            <w:r w:rsidR="000121BC">
              <w:rPr>
                <w:noProof/>
                <w:webHidden/>
              </w:rPr>
              <w:fldChar w:fldCharType="separate"/>
            </w:r>
            <w:r w:rsidR="000121BC">
              <w:rPr>
                <w:noProof/>
                <w:webHidden/>
              </w:rPr>
              <w:t>20</w:t>
            </w:r>
            <w:r w:rsidR="000121BC">
              <w:rPr>
                <w:noProof/>
                <w:webHidden/>
              </w:rPr>
              <w:fldChar w:fldCharType="end"/>
            </w:r>
          </w:hyperlink>
        </w:p>
        <w:p w14:paraId="2A66DDFB" w14:textId="0D7E902B" w:rsidR="000121BC" w:rsidRDefault="00000000">
          <w:pPr>
            <w:pStyle w:val="TOC2"/>
            <w:tabs>
              <w:tab w:val="right" w:leader="dot" w:pos="10790"/>
            </w:tabs>
            <w:rPr>
              <w:rFonts w:asciiTheme="minorHAnsi" w:eastAsiaTheme="minorEastAsia" w:hAnsiTheme="minorHAnsi" w:cstheme="minorBidi"/>
              <w:b w:val="0"/>
              <w:bCs w:val="0"/>
              <w:noProof/>
            </w:rPr>
          </w:pPr>
          <w:hyperlink w:anchor="_Toc79134758" w:history="1">
            <w:r w:rsidR="000121BC" w:rsidRPr="00296583">
              <w:rPr>
                <w:rStyle w:val="Hyperlink"/>
                <w:rFonts w:ascii="Arial" w:hAnsi="Arial" w:cs="Arial"/>
                <w:noProof/>
              </w:rPr>
              <w:t>T cell transduction with concentrated virus</w:t>
            </w:r>
            <w:r w:rsidR="000121BC">
              <w:rPr>
                <w:noProof/>
                <w:webHidden/>
              </w:rPr>
              <w:tab/>
            </w:r>
            <w:r w:rsidR="000121BC">
              <w:rPr>
                <w:noProof/>
                <w:webHidden/>
              </w:rPr>
              <w:fldChar w:fldCharType="begin"/>
            </w:r>
            <w:r w:rsidR="000121BC">
              <w:rPr>
                <w:noProof/>
                <w:webHidden/>
              </w:rPr>
              <w:instrText xml:space="preserve"> PAGEREF _Toc79134758 \h </w:instrText>
            </w:r>
            <w:r w:rsidR="000121BC">
              <w:rPr>
                <w:noProof/>
                <w:webHidden/>
              </w:rPr>
            </w:r>
            <w:r w:rsidR="000121BC">
              <w:rPr>
                <w:noProof/>
                <w:webHidden/>
              </w:rPr>
              <w:fldChar w:fldCharType="separate"/>
            </w:r>
            <w:r w:rsidR="000121BC">
              <w:rPr>
                <w:noProof/>
                <w:webHidden/>
              </w:rPr>
              <w:t>20</w:t>
            </w:r>
            <w:r w:rsidR="000121BC">
              <w:rPr>
                <w:noProof/>
                <w:webHidden/>
              </w:rPr>
              <w:fldChar w:fldCharType="end"/>
            </w:r>
          </w:hyperlink>
        </w:p>
        <w:p w14:paraId="475EAE1D" w14:textId="16D9A658" w:rsidR="000121BC" w:rsidRDefault="00000000">
          <w:pPr>
            <w:pStyle w:val="TOC2"/>
            <w:tabs>
              <w:tab w:val="right" w:leader="dot" w:pos="10790"/>
            </w:tabs>
            <w:rPr>
              <w:rFonts w:asciiTheme="minorHAnsi" w:eastAsiaTheme="minorEastAsia" w:hAnsiTheme="minorHAnsi" w:cstheme="minorBidi"/>
              <w:b w:val="0"/>
              <w:bCs w:val="0"/>
              <w:noProof/>
            </w:rPr>
          </w:pPr>
          <w:hyperlink w:anchor="_Toc79134759" w:history="1">
            <w:r w:rsidR="000121BC" w:rsidRPr="00296583">
              <w:rPr>
                <w:rStyle w:val="Hyperlink"/>
                <w:rFonts w:ascii="Arial" w:hAnsi="Arial" w:cs="Arial"/>
                <w:noProof/>
              </w:rPr>
              <w:t>Evaluation of transduction efficiency and flow sorting</w:t>
            </w:r>
            <w:r w:rsidR="000121BC">
              <w:rPr>
                <w:noProof/>
                <w:webHidden/>
              </w:rPr>
              <w:tab/>
            </w:r>
            <w:r w:rsidR="000121BC">
              <w:rPr>
                <w:noProof/>
                <w:webHidden/>
              </w:rPr>
              <w:fldChar w:fldCharType="begin"/>
            </w:r>
            <w:r w:rsidR="000121BC">
              <w:rPr>
                <w:noProof/>
                <w:webHidden/>
              </w:rPr>
              <w:instrText xml:space="preserve"> PAGEREF _Toc79134759 \h </w:instrText>
            </w:r>
            <w:r w:rsidR="000121BC">
              <w:rPr>
                <w:noProof/>
                <w:webHidden/>
              </w:rPr>
            </w:r>
            <w:r w:rsidR="000121BC">
              <w:rPr>
                <w:noProof/>
                <w:webHidden/>
              </w:rPr>
              <w:fldChar w:fldCharType="separate"/>
            </w:r>
            <w:r w:rsidR="000121BC">
              <w:rPr>
                <w:noProof/>
                <w:webHidden/>
              </w:rPr>
              <w:t>21</w:t>
            </w:r>
            <w:r w:rsidR="000121BC">
              <w:rPr>
                <w:noProof/>
                <w:webHidden/>
              </w:rPr>
              <w:fldChar w:fldCharType="end"/>
            </w:r>
          </w:hyperlink>
        </w:p>
        <w:p w14:paraId="164A76C3" w14:textId="59D096BC" w:rsidR="000121BC" w:rsidRDefault="00000000">
          <w:pPr>
            <w:pStyle w:val="TOC1"/>
            <w:tabs>
              <w:tab w:val="right" w:leader="dot" w:pos="10790"/>
            </w:tabs>
            <w:rPr>
              <w:rFonts w:asciiTheme="minorHAnsi" w:eastAsiaTheme="minorEastAsia" w:hAnsiTheme="minorHAnsi" w:cstheme="minorBidi"/>
              <w:b w:val="0"/>
              <w:bCs w:val="0"/>
              <w:i w:val="0"/>
              <w:iCs w:val="0"/>
              <w:noProof/>
              <w:sz w:val="22"/>
              <w:szCs w:val="22"/>
            </w:rPr>
          </w:pPr>
          <w:hyperlink w:anchor="_Toc79134760" w:history="1">
            <w:r w:rsidR="000121BC" w:rsidRPr="00296583">
              <w:rPr>
                <w:rStyle w:val="Hyperlink"/>
                <w:rFonts w:ascii="Arial" w:hAnsi="Arial" w:cs="Arial"/>
                <w:noProof/>
              </w:rPr>
              <w:t>Appendix</w:t>
            </w:r>
            <w:r w:rsidR="000121BC">
              <w:rPr>
                <w:noProof/>
                <w:webHidden/>
              </w:rPr>
              <w:tab/>
            </w:r>
            <w:r w:rsidR="000121BC">
              <w:rPr>
                <w:noProof/>
                <w:webHidden/>
              </w:rPr>
              <w:fldChar w:fldCharType="begin"/>
            </w:r>
            <w:r w:rsidR="000121BC">
              <w:rPr>
                <w:noProof/>
                <w:webHidden/>
              </w:rPr>
              <w:instrText xml:space="preserve"> PAGEREF _Toc79134760 \h </w:instrText>
            </w:r>
            <w:r w:rsidR="000121BC">
              <w:rPr>
                <w:noProof/>
                <w:webHidden/>
              </w:rPr>
            </w:r>
            <w:r w:rsidR="000121BC">
              <w:rPr>
                <w:noProof/>
                <w:webHidden/>
              </w:rPr>
              <w:fldChar w:fldCharType="separate"/>
            </w:r>
            <w:r w:rsidR="000121BC">
              <w:rPr>
                <w:noProof/>
                <w:webHidden/>
              </w:rPr>
              <w:t>23</w:t>
            </w:r>
            <w:r w:rsidR="000121BC">
              <w:rPr>
                <w:noProof/>
                <w:webHidden/>
              </w:rPr>
              <w:fldChar w:fldCharType="end"/>
            </w:r>
          </w:hyperlink>
        </w:p>
        <w:p w14:paraId="41BAE3B7" w14:textId="121D821E" w:rsidR="000121BC" w:rsidRDefault="00000000">
          <w:pPr>
            <w:pStyle w:val="TOC2"/>
            <w:tabs>
              <w:tab w:val="right" w:leader="dot" w:pos="10790"/>
            </w:tabs>
            <w:rPr>
              <w:rFonts w:asciiTheme="minorHAnsi" w:eastAsiaTheme="minorEastAsia" w:hAnsiTheme="minorHAnsi" w:cstheme="minorBidi"/>
              <w:b w:val="0"/>
              <w:bCs w:val="0"/>
              <w:noProof/>
            </w:rPr>
          </w:pPr>
          <w:hyperlink w:anchor="_Toc79134761" w:history="1">
            <w:r w:rsidR="000121BC" w:rsidRPr="00296583">
              <w:rPr>
                <w:rStyle w:val="Hyperlink"/>
                <w:rFonts w:ascii="Arial" w:hAnsi="Arial" w:cs="Arial"/>
                <w:noProof/>
              </w:rPr>
              <w:t>TCR cloning by RACE-PCR</w:t>
            </w:r>
            <w:r w:rsidR="000121BC">
              <w:rPr>
                <w:noProof/>
                <w:webHidden/>
              </w:rPr>
              <w:tab/>
            </w:r>
            <w:r w:rsidR="000121BC">
              <w:rPr>
                <w:noProof/>
                <w:webHidden/>
              </w:rPr>
              <w:fldChar w:fldCharType="begin"/>
            </w:r>
            <w:r w:rsidR="000121BC">
              <w:rPr>
                <w:noProof/>
                <w:webHidden/>
              </w:rPr>
              <w:instrText xml:space="preserve"> PAGEREF _Toc79134761 \h </w:instrText>
            </w:r>
            <w:r w:rsidR="000121BC">
              <w:rPr>
                <w:noProof/>
                <w:webHidden/>
              </w:rPr>
            </w:r>
            <w:r w:rsidR="000121BC">
              <w:rPr>
                <w:noProof/>
                <w:webHidden/>
              </w:rPr>
              <w:fldChar w:fldCharType="separate"/>
            </w:r>
            <w:r w:rsidR="000121BC">
              <w:rPr>
                <w:noProof/>
                <w:webHidden/>
              </w:rPr>
              <w:t>23</w:t>
            </w:r>
            <w:r w:rsidR="000121BC">
              <w:rPr>
                <w:noProof/>
                <w:webHidden/>
              </w:rPr>
              <w:fldChar w:fldCharType="end"/>
            </w:r>
          </w:hyperlink>
        </w:p>
        <w:p w14:paraId="39BECB42" w14:textId="0B311799" w:rsidR="000121BC" w:rsidRDefault="00000000">
          <w:pPr>
            <w:pStyle w:val="TOC3"/>
            <w:tabs>
              <w:tab w:val="right" w:leader="dot" w:pos="10790"/>
            </w:tabs>
            <w:rPr>
              <w:rFonts w:asciiTheme="minorHAnsi" w:eastAsiaTheme="minorEastAsia" w:hAnsiTheme="minorHAnsi" w:cstheme="minorBidi"/>
              <w:noProof/>
              <w:sz w:val="22"/>
              <w:szCs w:val="22"/>
            </w:rPr>
          </w:pPr>
          <w:hyperlink w:anchor="_Toc79134762" w:history="1">
            <w:r w:rsidR="000121BC" w:rsidRPr="00296583">
              <w:rPr>
                <w:rStyle w:val="Hyperlink"/>
                <w:rFonts w:ascii="Arial" w:hAnsi="Arial" w:cs="Arial"/>
                <w:noProof/>
              </w:rPr>
              <w:t>RNA extraction</w:t>
            </w:r>
            <w:r w:rsidR="000121BC">
              <w:rPr>
                <w:noProof/>
                <w:webHidden/>
              </w:rPr>
              <w:tab/>
            </w:r>
            <w:r w:rsidR="000121BC">
              <w:rPr>
                <w:noProof/>
                <w:webHidden/>
              </w:rPr>
              <w:fldChar w:fldCharType="begin"/>
            </w:r>
            <w:r w:rsidR="000121BC">
              <w:rPr>
                <w:noProof/>
                <w:webHidden/>
              </w:rPr>
              <w:instrText xml:space="preserve"> PAGEREF _Toc79134762 \h </w:instrText>
            </w:r>
            <w:r w:rsidR="000121BC">
              <w:rPr>
                <w:noProof/>
                <w:webHidden/>
              </w:rPr>
            </w:r>
            <w:r w:rsidR="000121BC">
              <w:rPr>
                <w:noProof/>
                <w:webHidden/>
              </w:rPr>
              <w:fldChar w:fldCharType="separate"/>
            </w:r>
            <w:r w:rsidR="000121BC">
              <w:rPr>
                <w:noProof/>
                <w:webHidden/>
              </w:rPr>
              <w:t>23</w:t>
            </w:r>
            <w:r w:rsidR="000121BC">
              <w:rPr>
                <w:noProof/>
                <w:webHidden/>
              </w:rPr>
              <w:fldChar w:fldCharType="end"/>
            </w:r>
          </w:hyperlink>
        </w:p>
        <w:p w14:paraId="67886C67" w14:textId="065B1058" w:rsidR="000121BC" w:rsidRDefault="00000000">
          <w:pPr>
            <w:pStyle w:val="TOC3"/>
            <w:tabs>
              <w:tab w:val="right" w:leader="dot" w:pos="10790"/>
            </w:tabs>
            <w:rPr>
              <w:rFonts w:asciiTheme="minorHAnsi" w:eastAsiaTheme="minorEastAsia" w:hAnsiTheme="minorHAnsi" w:cstheme="minorBidi"/>
              <w:noProof/>
              <w:sz w:val="22"/>
              <w:szCs w:val="22"/>
            </w:rPr>
          </w:pPr>
          <w:hyperlink w:anchor="_Toc79134763" w:history="1">
            <w:r w:rsidR="000121BC" w:rsidRPr="00296583">
              <w:rPr>
                <w:rStyle w:val="Hyperlink"/>
                <w:rFonts w:ascii="Arial" w:hAnsi="Arial" w:cs="Arial"/>
                <w:noProof/>
              </w:rPr>
              <w:t>cDNA preparation</w:t>
            </w:r>
            <w:r w:rsidR="000121BC">
              <w:rPr>
                <w:noProof/>
                <w:webHidden/>
              </w:rPr>
              <w:tab/>
            </w:r>
            <w:r w:rsidR="000121BC">
              <w:rPr>
                <w:noProof/>
                <w:webHidden/>
              </w:rPr>
              <w:fldChar w:fldCharType="begin"/>
            </w:r>
            <w:r w:rsidR="000121BC">
              <w:rPr>
                <w:noProof/>
                <w:webHidden/>
              </w:rPr>
              <w:instrText xml:space="preserve"> PAGEREF _Toc79134763 \h </w:instrText>
            </w:r>
            <w:r w:rsidR="000121BC">
              <w:rPr>
                <w:noProof/>
                <w:webHidden/>
              </w:rPr>
            </w:r>
            <w:r w:rsidR="000121BC">
              <w:rPr>
                <w:noProof/>
                <w:webHidden/>
              </w:rPr>
              <w:fldChar w:fldCharType="separate"/>
            </w:r>
            <w:r w:rsidR="000121BC">
              <w:rPr>
                <w:noProof/>
                <w:webHidden/>
              </w:rPr>
              <w:t>24</w:t>
            </w:r>
            <w:r w:rsidR="000121BC">
              <w:rPr>
                <w:noProof/>
                <w:webHidden/>
              </w:rPr>
              <w:fldChar w:fldCharType="end"/>
            </w:r>
          </w:hyperlink>
        </w:p>
        <w:p w14:paraId="77B3ABEB" w14:textId="2EB38C98" w:rsidR="000121BC" w:rsidRDefault="00000000">
          <w:pPr>
            <w:pStyle w:val="TOC3"/>
            <w:tabs>
              <w:tab w:val="right" w:leader="dot" w:pos="10790"/>
            </w:tabs>
            <w:rPr>
              <w:rFonts w:asciiTheme="minorHAnsi" w:eastAsiaTheme="minorEastAsia" w:hAnsiTheme="minorHAnsi" w:cstheme="minorBidi"/>
              <w:noProof/>
              <w:sz w:val="22"/>
              <w:szCs w:val="22"/>
            </w:rPr>
          </w:pPr>
          <w:hyperlink w:anchor="_Toc79134764" w:history="1">
            <w:r w:rsidR="000121BC" w:rsidRPr="00296583">
              <w:rPr>
                <w:rStyle w:val="Hyperlink"/>
                <w:rFonts w:ascii="Arial" w:hAnsi="Arial" w:cs="Arial"/>
                <w:noProof/>
              </w:rPr>
              <w:t>Amplify the full TCR region for sequencing</w:t>
            </w:r>
            <w:r w:rsidR="000121BC">
              <w:rPr>
                <w:noProof/>
                <w:webHidden/>
              </w:rPr>
              <w:tab/>
            </w:r>
            <w:r w:rsidR="000121BC">
              <w:rPr>
                <w:noProof/>
                <w:webHidden/>
              </w:rPr>
              <w:fldChar w:fldCharType="begin"/>
            </w:r>
            <w:r w:rsidR="000121BC">
              <w:rPr>
                <w:noProof/>
                <w:webHidden/>
              </w:rPr>
              <w:instrText xml:space="preserve"> PAGEREF _Toc79134764 \h </w:instrText>
            </w:r>
            <w:r w:rsidR="000121BC">
              <w:rPr>
                <w:noProof/>
                <w:webHidden/>
              </w:rPr>
            </w:r>
            <w:r w:rsidR="000121BC">
              <w:rPr>
                <w:noProof/>
                <w:webHidden/>
              </w:rPr>
              <w:fldChar w:fldCharType="separate"/>
            </w:r>
            <w:r w:rsidR="000121BC">
              <w:rPr>
                <w:noProof/>
                <w:webHidden/>
              </w:rPr>
              <w:t>25</w:t>
            </w:r>
            <w:r w:rsidR="000121BC">
              <w:rPr>
                <w:noProof/>
                <w:webHidden/>
              </w:rPr>
              <w:fldChar w:fldCharType="end"/>
            </w:r>
          </w:hyperlink>
        </w:p>
        <w:p w14:paraId="42D743EB" w14:textId="1E37A196" w:rsidR="000121BC" w:rsidRDefault="00000000">
          <w:pPr>
            <w:pStyle w:val="TOC3"/>
            <w:tabs>
              <w:tab w:val="right" w:leader="dot" w:pos="10790"/>
            </w:tabs>
            <w:rPr>
              <w:rFonts w:asciiTheme="minorHAnsi" w:eastAsiaTheme="minorEastAsia" w:hAnsiTheme="minorHAnsi" w:cstheme="minorBidi"/>
              <w:noProof/>
              <w:sz w:val="22"/>
              <w:szCs w:val="22"/>
            </w:rPr>
          </w:pPr>
          <w:hyperlink w:anchor="_Toc79134765" w:history="1">
            <w:r w:rsidR="000121BC" w:rsidRPr="00296583">
              <w:rPr>
                <w:rStyle w:val="Hyperlink"/>
                <w:rFonts w:ascii="Arial" w:hAnsi="Arial" w:cs="Arial"/>
                <w:noProof/>
              </w:rPr>
              <w:t>Topo cloning and sequencing RACE-PCR products</w:t>
            </w:r>
            <w:r w:rsidR="000121BC">
              <w:rPr>
                <w:noProof/>
                <w:webHidden/>
              </w:rPr>
              <w:tab/>
            </w:r>
            <w:r w:rsidR="000121BC">
              <w:rPr>
                <w:noProof/>
                <w:webHidden/>
              </w:rPr>
              <w:fldChar w:fldCharType="begin"/>
            </w:r>
            <w:r w:rsidR="000121BC">
              <w:rPr>
                <w:noProof/>
                <w:webHidden/>
              </w:rPr>
              <w:instrText xml:space="preserve"> PAGEREF _Toc79134765 \h </w:instrText>
            </w:r>
            <w:r w:rsidR="000121BC">
              <w:rPr>
                <w:noProof/>
                <w:webHidden/>
              </w:rPr>
            </w:r>
            <w:r w:rsidR="000121BC">
              <w:rPr>
                <w:noProof/>
                <w:webHidden/>
              </w:rPr>
              <w:fldChar w:fldCharType="separate"/>
            </w:r>
            <w:r w:rsidR="000121BC">
              <w:rPr>
                <w:noProof/>
                <w:webHidden/>
              </w:rPr>
              <w:t>28</w:t>
            </w:r>
            <w:r w:rsidR="000121BC">
              <w:rPr>
                <w:noProof/>
                <w:webHidden/>
              </w:rPr>
              <w:fldChar w:fldCharType="end"/>
            </w:r>
          </w:hyperlink>
        </w:p>
        <w:p w14:paraId="5755576D" w14:textId="66C0D04D" w:rsidR="000121BC" w:rsidRDefault="00000000">
          <w:pPr>
            <w:pStyle w:val="TOC3"/>
            <w:tabs>
              <w:tab w:val="right" w:leader="dot" w:pos="10790"/>
            </w:tabs>
            <w:rPr>
              <w:rFonts w:asciiTheme="minorHAnsi" w:eastAsiaTheme="minorEastAsia" w:hAnsiTheme="minorHAnsi" w:cstheme="minorBidi"/>
              <w:noProof/>
              <w:sz w:val="22"/>
              <w:szCs w:val="22"/>
            </w:rPr>
          </w:pPr>
          <w:hyperlink w:anchor="_Toc79134766" w:history="1">
            <w:r w:rsidR="000121BC" w:rsidRPr="00296583">
              <w:rPr>
                <w:rStyle w:val="Hyperlink"/>
                <w:rFonts w:ascii="Arial" w:hAnsi="Arial" w:cs="Arial"/>
                <w:noProof/>
              </w:rPr>
              <w:t>Riddell lab 5’/3’ SMARTer RACE protocol</w:t>
            </w:r>
            <w:r w:rsidR="000121BC">
              <w:rPr>
                <w:noProof/>
                <w:webHidden/>
              </w:rPr>
              <w:tab/>
            </w:r>
            <w:r w:rsidR="000121BC">
              <w:rPr>
                <w:noProof/>
                <w:webHidden/>
              </w:rPr>
              <w:fldChar w:fldCharType="begin"/>
            </w:r>
            <w:r w:rsidR="000121BC">
              <w:rPr>
                <w:noProof/>
                <w:webHidden/>
              </w:rPr>
              <w:instrText xml:space="preserve"> PAGEREF _Toc79134766 \h </w:instrText>
            </w:r>
            <w:r w:rsidR="000121BC">
              <w:rPr>
                <w:noProof/>
                <w:webHidden/>
              </w:rPr>
            </w:r>
            <w:r w:rsidR="000121BC">
              <w:rPr>
                <w:noProof/>
                <w:webHidden/>
              </w:rPr>
              <w:fldChar w:fldCharType="separate"/>
            </w:r>
            <w:r w:rsidR="000121BC">
              <w:rPr>
                <w:noProof/>
                <w:webHidden/>
              </w:rPr>
              <w:t>30</w:t>
            </w:r>
            <w:r w:rsidR="000121BC">
              <w:rPr>
                <w:noProof/>
                <w:webHidden/>
              </w:rPr>
              <w:fldChar w:fldCharType="end"/>
            </w:r>
          </w:hyperlink>
        </w:p>
        <w:p w14:paraId="0007CE43" w14:textId="7386143A" w:rsidR="000121BC" w:rsidRDefault="00000000">
          <w:pPr>
            <w:pStyle w:val="TOC3"/>
            <w:tabs>
              <w:tab w:val="right" w:leader="dot" w:pos="10790"/>
            </w:tabs>
            <w:rPr>
              <w:rFonts w:asciiTheme="minorHAnsi" w:eastAsiaTheme="minorEastAsia" w:hAnsiTheme="minorHAnsi" w:cstheme="minorBidi"/>
              <w:noProof/>
              <w:sz w:val="22"/>
              <w:szCs w:val="22"/>
            </w:rPr>
          </w:pPr>
          <w:hyperlink w:anchor="_Toc79134767" w:history="1">
            <w:r w:rsidR="000121BC" w:rsidRPr="00296583">
              <w:rPr>
                <w:rStyle w:val="Hyperlink"/>
                <w:rFonts w:ascii="Arial" w:hAnsi="Arial" w:cs="Arial"/>
                <w:noProof/>
              </w:rPr>
              <w:t>Determining TCR sequences from RACE-PCR products</w:t>
            </w:r>
            <w:r w:rsidR="000121BC">
              <w:rPr>
                <w:noProof/>
                <w:webHidden/>
              </w:rPr>
              <w:tab/>
            </w:r>
            <w:r w:rsidR="000121BC">
              <w:rPr>
                <w:noProof/>
                <w:webHidden/>
              </w:rPr>
              <w:fldChar w:fldCharType="begin"/>
            </w:r>
            <w:r w:rsidR="000121BC">
              <w:rPr>
                <w:noProof/>
                <w:webHidden/>
              </w:rPr>
              <w:instrText xml:space="preserve"> PAGEREF _Toc79134767 \h </w:instrText>
            </w:r>
            <w:r w:rsidR="000121BC">
              <w:rPr>
                <w:noProof/>
                <w:webHidden/>
              </w:rPr>
            </w:r>
            <w:r w:rsidR="000121BC">
              <w:rPr>
                <w:noProof/>
                <w:webHidden/>
              </w:rPr>
              <w:fldChar w:fldCharType="separate"/>
            </w:r>
            <w:r w:rsidR="000121BC">
              <w:rPr>
                <w:noProof/>
                <w:webHidden/>
              </w:rPr>
              <w:t>31</w:t>
            </w:r>
            <w:r w:rsidR="000121BC">
              <w:rPr>
                <w:noProof/>
                <w:webHidden/>
              </w:rPr>
              <w:fldChar w:fldCharType="end"/>
            </w:r>
          </w:hyperlink>
        </w:p>
        <w:p w14:paraId="468095C3" w14:textId="1CF8371F" w:rsidR="000121BC" w:rsidRDefault="00000000">
          <w:pPr>
            <w:pStyle w:val="TOC2"/>
            <w:tabs>
              <w:tab w:val="right" w:leader="dot" w:pos="10790"/>
            </w:tabs>
            <w:rPr>
              <w:rFonts w:asciiTheme="minorHAnsi" w:eastAsiaTheme="minorEastAsia" w:hAnsiTheme="minorHAnsi" w:cstheme="minorBidi"/>
              <w:b w:val="0"/>
              <w:bCs w:val="0"/>
              <w:noProof/>
            </w:rPr>
          </w:pPr>
          <w:hyperlink w:anchor="_Toc79134768" w:history="1">
            <w:r w:rsidR="000121BC" w:rsidRPr="00296583">
              <w:rPr>
                <w:rStyle w:val="Hyperlink"/>
                <w:rFonts w:ascii="Arial" w:hAnsi="Arial" w:cs="Arial"/>
                <w:noProof/>
              </w:rPr>
              <w:t>Amplify alpha and beta genes</w:t>
            </w:r>
            <w:r w:rsidR="000121BC">
              <w:rPr>
                <w:noProof/>
                <w:webHidden/>
              </w:rPr>
              <w:tab/>
            </w:r>
            <w:r w:rsidR="000121BC">
              <w:rPr>
                <w:noProof/>
                <w:webHidden/>
              </w:rPr>
              <w:fldChar w:fldCharType="begin"/>
            </w:r>
            <w:r w:rsidR="000121BC">
              <w:rPr>
                <w:noProof/>
                <w:webHidden/>
              </w:rPr>
              <w:instrText xml:space="preserve"> PAGEREF _Toc79134768 \h </w:instrText>
            </w:r>
            <w:r w:rsidR="000121BC">
              <w:rPr>
                <w:noProof/>
                <w:webHidden/>
              </w:rPr>
            </w:r>
            <w:r w:rsidR="000121BC">
              <w:rPr>
                <w:noProof/>
                <w:webHidden/>
              </w:rPr>
              <w:fldChar w:fldCharType="separate"/>
            </w:r>
            <w:r w:rsidR="000121BC">
              <w:rPr>
                <w:noProof/>
                <w:webHidden/>
              </w:rPr>
              <w:t>33</w:t>
            </w:r>
            <w:r w:rsidR="000121BC">
              <w:rPr>
                <w:noProof/>
                <w:webHidden/>
              </w:rPr>
              <w:fldChar w:fldCharType="end"/>
            </w:r>
          </w:hyperlink>
        </w:p>
        <w:p w14:paraId="4DFE473C" w14:textId="73CE8B51" w:rsidR="000121BC" w:rsidRDefault="00000000">
          <w:pPr>
            <w:pStyle w:val="TOC2"/>
            <w:tabs>
              <w:tab w:val="right" w:leader="dot" w:pos="10790"/>
            </w:tabs>
            <w:rPr>
              <w:rFonts w:asciiTheme="minorHAnsi" w:eastAsiaTheme="minorEastAsia" w:hAnsiTheme="minorHAnsi" w:cstheme="minorBidi"/>
              <w:b w:val="0"/>
              <w:bCs w:val="0"/>
              <w:noProof/>
            </w:rPr>
          </w:pPr>
          <w:hyperlink w:anchor="_Toc79134769" w:history="1">
            <w:r w:rsidR="000121BC" w:rsidRPr="00296583">
              <w:rPr>
                <w:rStyle w:val="Hyperlink"/>
                <w:rFonts w:ascii="Arial" w:hAnsi="Arial" w:cs="Arial"/>
                <w:noProof/>
              </w:rPr>
              <w:t>Production of fresh TCR virus</w:t>
            </w:r>
            <w:r w:rsidR="000121BC">
              <w:rPr>
                <w:noProof/>
                <w:webHidden/>
              </w:rPr>
              <w:tab/>
            </w:r>
            <w:r w:rsidR="000121BC">
              <w:rPr>
                <w:noProof/>
                <w:webHidden/>
              </w:rPr>
              <w:fldChar w:fldCharType="begin"/>
            </w:r>
            <w:r w:rsidR="000121BC">
              <w:rPr>
                <w:noProof/>
                <w:webHidden/>
              </w:rPr>
              <w:instrText xml:space="preserve"> PAGEREF _Toc79134769 \h </w:instrText>
            </w:r>
            <w:r w:rsidR="000121BC">
              <w:rPr>
                <w:noProof/>
                <w:webHidden/>
              </w:rPr>
            </w:r>
            <w:r w:rsidR="000121BC">
              <w:rPr>
                <w:noProof/>
                <w:webHidden/>
              </w:rPr>
              <w:fldChar w:fldCharType="separate"/>
            </w:r>
            <w:r w:rsidR="000121BC">
              <w:rPr>
                <w:noProof/>
                <w:webHidden/>
              </w:rPr>
              <w:t>35</w:t>
            </w:r>
            <w:r w:rsidR="000121BC">
              <w:rPr>
                <w:noProof/>
                <w:webHidden/>
              </w:rPr>
              <w:fldChar w:fldCharType="end"/>
            </w:r>
          </w:hyperlink>
        </w:p>
        <w:p w14:paraId="74D3866F" w14:textId="2EFFB7C4" w:rsidR="00456244" w:rsidRPr="007F3D5B" w:rsidRDefault="00456244">
          <w:pPr>
            <w:rPr>
              <w:rFonts w:ascii="Arial" w:hAnsi="Arial" w:cs="Arial"/>
            </w:rPr>
          </w:pPr>
          <w:r w:rsidRPr="00D673E3">
            <w:rPr>
              <w:rFonts w:ascii="Arial" w:hAnsi="Arial" w:cs="Arial"/>
              <w:b/>
              <w:bCs/>
              <w:noProof/>
            </w:rPr>
            <w:fldChar w:fldCharType="end"/>
          </w:r>
        </w:p>
      </w:sdtContent>
    </w:sdt>
    <w:p w14:paraId="664D5C67" w14:textId="75B596DD" w:rsidR="00456244" w:rsidRPr="007F3D5B" w:rsidRDefault="00456244">
      <w:pPr>
        <w:rPr>
          <w:rFonts w:ascii="Arial" w:hAnsi="Arial" w:cs="Arial"/>
        </w:rPr>
      </w:pPr>
    </w:p>
    <w:p w14:paraId="0A9D7E1E" w14:textId="77777777" w:rsidR="006370F6" w:rsidRPr="007F3D5B" w:rsidRDefault="006370F6">
      <w:pPr>
        <w:rPr>
          <w:rFonts w:ascii="Arial" w:eastAsiaTheme="majorEastAsia" w:hAnsi="Arial" w:cs="Arial"/>
          <w:color w:val="2F5496" w:themeColor="accent1" w:themeShade="BF"/>
          <w:sz w:val="32"/>
          <w:szCs w:val="32"/>
        </w:rPr>
      </w:pPr>
      <w:r w:rsidRPr="007F3D5B">
        <w:rPr>
          <w:rFonts w:ascii="Arial" w:hAnsi="Arial" w:cs="Arial"/>
        </w:rPr>
        <w:br w:type="page"/>
      </w:r>
    </w:p>
    <w:p w14:paraId="6FC5AEC6" w14:textId="1FD7CB1C" w:rsidR="003A0A52" w:rsidRDefault="003A0A52" w:rsidP="00C8466D">
      <w:pPr>
        <w:pStyle w:val="Heading1"/>
        <w:spacing w:before="0"/>
        <w:rPr>
          <w:rFonts w:ascii="Arial" w:hAnsi="Arial" w:cs="Arial"/>
        </w:rPr>
      </w:pPr>
      <w:bookmarkStart w:id="0" w:name="_Toc79134747"/>
      <w:r>
        <w:rPr>
          <w:rFonts w:ascii="Arial" w:hAnsi="Arial" w:cs="Arial"/>
        </w:rPr>
        <w:lastRenderedPageBreak/>
        <w:t xml:space="preserve">Standard TCR </w:t>
      </w:r>
      <w:r w:rsidR="00452EBB">
        <w:rPr>
          <w:rFonts w:ascii="Arial" w:hAnsi="Arial" w:cs="Arial"/>
        </w:rPr>
        <w:t>cloning</w:t>
      </w:r>
      <w:r>
        <w:rPr>
          <w:rFonts w:ascii="Arial" w:hAnsi="Arial" w:cs="Arial"/>
        </w:rPr>
        <w:t xml:space="preserve"> timeline</w:t>
      </w:r>
      <w:bookmarkEnd w:id="0"/>
    </w:p>
    <w:p w14:paraId="544D4987" w14:textId="340AB408" w:rsidR="003A0A52" w:rsidRDefault="003A0A52" w:rsidP="003A0A52"/>
    <w:p w14:paraId="71997479" w14:textId="1BFCA876" w:rsidR="00452EBB" w:rsidRPr="00A22983" w:rsidRDefault="00452EBB" w:rsidP="00452EBB">
      <w:pPr>
        <w:rPr>
          <w:rFonts w:ascii="Arial" w:hAnsi="Arial" w:cs="Arial"/>
          <w:b/>
          <w:bCs/>
          <w:sz w:val="22"/>
          <w:szCs w:val="22"/>
        </w:rPr>
      </w:pPr>
      <w:r w:rsidRPr="00D673E3">
        <w:rPr>
          <w:rFonts w:ascii="Arial" w:hAnsi="Arial" w:cs="Arial"/>
          <w:sz w:val="22"/>
          <w:szCs w:val="22"/>
        </w:rPr>
        <w:t>Time</w:t>
      </w:r>
      <w:r>
        <w:rPr>
          <w:rFonts w:ascii="Arial" w:hAnsi="Arial" w:cs="Arial"/>
          <w:sz w:val="22"/>
          <w:szCs w:val="22"/>
        </w:rPr>
        <w:t xml:space="preserve">s are for 1-3 TCRs and may need to be scaled up for larger batches of TCRs. </w:t>
      </w:r>
      <w:r w:rsidRPr="00A22983">
        <w:rPr>
          <w:rFonts w:ascii="Arial" w:hAnsi="Arial" w:cs="Arial"/>
          <w:b/>
          <w:bCs/>
          <w:sz w:val="22"/>
          <w:szCs w:val="22"/>
        </w:rPr>
        <w:t>These times do not account for troubleshooting at any step along the way.</w:t>
      </w:r>
    </w:p>
    <w:p w14:paraId="06C3DB37" w14:textId="77777777" w:rsidR="00452EBB" w:rsidRPr="00452EBB" w:rsidRDefault="00452EBB" w:rsidP="00D673E3">
      <w:pPr>
        <w:rPr>
          <w:rFonts w:ascii="Arial" w:hAnsi="Arial" w:cs="Arial"/>
        </w:rPr>
      </w:pPr>
    </w:p>
    <w:p w14:paraId="19A977A4" w14:textId="61E3D035" w:rsidR="003A0A52" w:rsidRPr="00452EBB" w:rsidRDefault="003A0A52" w:rsidP="005413FC">
      <w:pPr>
        <w:pStyle w:val="ListParagraph"/>
        <w:numPr>
          <w:ilvl w:val="0"/>
          <w:numId w:val="28"/>
        </w:numPr>
        <w:rPr>
          <w:rFonts w:ascii="Arial" w:hAnsi="Arial" w:cs="Arial"/>
        </w:rPr>
      </w:pPr>
      <w:r w:rsidRPr="00452EBB">
        <w:rPr>
          <w:rFonts w:ascii="Arial" w:hAnsi="Arial" w:cs="Arial"/>
        </w:rPr>
        <w:t xml:space="preserve">TCR sequencing </w:t>
      </w:r>
      <w:r w:rsidR="006F2BEC">
        <w:rPr>
          <w:rFonts w:ascii="Arial" w:hAnsi="Arial" w:cs="Arial"/>
        </w:rPr>
        <w:t>by Adaptive Biotechnologies</w:t>
      </w:r>
    </w:p>
    <w:p w14:paraId="67403790" w14:textId="3EFF590C" w:rsidR="003A0A52" w:rsidRPr="00452EBB" w:rsidRDefault="003A0A52" w:rsidP="005413FC">
      <w:pPr>
        <w:pStyle w:val="ListParagraph"/>
        <w:numPr>
          <w:ilvl w:val="1"/>
          <w:numId w:val="28"/>
        </w:numPr>
        <w:rPr>
          <w:rFonts w:ascii="Arial" w:hAnsi="Arial" w:cs="Arial"/>
        </w:rPr>
      </w:pPr>
      <w:r w:rsidRPr="00452EBB">
        <w:rPr>
          <w:rFonts w:ascii="Arial" w:hAnsi="Arial" w:cs="Arial"/>
        </w:rPr>
        <w:t>2-4 weeks from submission to sequence for TCRB</w:t>
      </w:r>
    </w:p>
    <w:p w14:paraId="6507F594" w14:textId="7ED38BF2" w:rsidR="003A0A52" w:rsidRPr="00452EBB" w:rsidRDefault="003A0A52" w:rsidP="005413FC">
      <w:pPr>
        <w:pStyle w:val="ListParagraph"/>
        <w:numPr>
          <w:ilvl w:val="1"/>
          <w:numId w:val="28"/>
        </w:numPr>
        <w:rPr>
          <w:rFonts w:ascii="Arial" w:hAnsi="Arial" w:cs="Arial"/>
        </w:rPr>
      </w:pPr>
      <w:r w:rsidRPr="00452EBB">
        <w:rPr>
          <w:rFonts w:ascii="Arial" w:hAnsi="Arial" w:cs="Arial"/>
        </w:rPr>
        <w:t>4-6 weeks from submission to sequence for TCRA/D*</w:t>
      </w:r>
    </w:p>
    <w:p w14:paraId="14ACBE40" w14:textId="519CB27D" w:rsidR="00452EBB" w:rsidRPr="00452EBB" w:rsidRDefault="00452EBB" w:rsidP="005413FC">
      <w:pPr>
        <w:pStyle w:val="ListParagraph"/>
        <w:numPr>
          <w:ilvl w:val="0"/>
          <w:numId w:val="28"/>
        </w:numPr>
        <w:rPr>
          <w:rFonts w:ascii="Arial" w:hAnsi="Arial" w:cs="Arial"/>
        </w:rPr>
      </w:pPr>
      <w:r w:rsidRPr="00D673E3">
        <w:rPr>
          <w:rFonts w:ascii="Arial" w:hAnsi="Arial" w:cs="Arial"/>
        </w:rPr>
        <w:t xml:space="preserve">In silico </w:t>
      </w:r>
      <w:r w:rsidRPr="00452EBB">
        <w:rPr>
          <w:rFonts w:ascii="Arial" w:hAnsi="Arial" w:cs="Arial"/>
        </w:rPr>
        <w:t>TCR reconstruction</w:t>
      </w:r>
    </w:p>
    <w:p w14:paraId="5B9C8EA7" w14:textId="62B649BA" w:rsidR="00452EBB" w:rsidRPr="00452EBB" w:rsidRDefault="00452EBB" w:rsidP="005413FC">
      <w:pPr>
        <w:pStyle w:val="ListParagraph"/>
        <w:numPr>
          <w:ilvl w:val="1"/>
          <w:numId w:val="28"/>
        </w:numPr>
        <w:rPr>
          <w:rFonts w:ascii="Arial" w:hAnsi="Arial" w:cs="Arial"/>
        </w:rPr>
      </w:pPr>
      <w:r w:rsidRPr="00452EBB">
        <w:rPr>
          <w:rFonts w:ascii="Arial" w:hAnsi="Arial" w:cs="Arial"/>
        </w:rPr>
        <w:t>&lt;1 day</w:t>
      </w:r>
    </w:p>
    <w:p w14:paraId="51432072" w14:textId="3356525F" w:rsidR="00452EBB" w:rsidRPr="00452EBB" w:rsidRDefault="00452EBB" w:rsidP="005413FC">
      <w:pPr>
        <w:pStyle w:val="ListParagraph"/>
        <w:numPr>
          <w:ilvl w:val="0"/>
          <w:numId w:val="28"/>
        </w:numPr>
        <w:rPr>
          <w:rFonts w:ascii="Arial" w:hAnsi="Arial" w:cs="Arial"/>
        </w:rPr>
      </w:pPr>
      <w:r w:rsidRPr="00D673E3">
        <w:rPr>
          <w:rFonts w:ascii="Arial" w:hAnsi="Arial" w:cs="Arial"/>
        </w:rPr>
        <w:t xml:space="preserve">In silico </w:t>
      </w:r>
      <w:r w:rsidRPr="00452EBB">
        <w:rPr>
          <w:rFonts w:ascii="Arial" w:hAnsi="Arial" w:cs="Arial"/>
        </w:rPr>
        <w:t>TCR construct</w:t>
      </w:r>
      <w:r w:rsidRPr="00893DF9">
        <w:rPr>
          <w:rFonts w:ascii="Arial" w:hAnsi="Arial" w:cs="Arial"/>
        </w:rPr>
        <w:t xml:space="preserve"> assembly</w:t>
      </w:r>
    </w:p>
    <w:p w14:paraId="59DA0984" w14:textId="063746BC" w:rsidR="00452EBB" w:rsidRPr="00452EBB" w:rsidRDefault="00452EBB" w:rsidP="005413FC">
      <w:pPr>
        <w:pStyle w:val="ListParagraph"/>
        <w:numPr>
          <w:ilvl w:val="1"/>
          <w:numId w:val="28"/>
        </w:numPr>
        <w:rPr>
          <w:rFonts w:ascii="Arial" w:hAnsi="Arial" w:cs="Arial"/>
        </w:rPr>
      </w:pPr>
      <w:r w:rsidRPr="00452EBB">
        <w:rPr>
          <w:rFonts w:ascii="Arial" w:hAnsi="Arial" w:cs="Arial"/>
        </w:rPr>
        <w:t>&lt;1 day</w:t>
      </w:r>
    </w:p>
    <w:p w14:paraId="024D189F" w14:textId="6DCDE1A6" w:rsidR="00452EBB" w:rsidRPr="00452EBB" w:rsidRDefault="00452EBB" w:rsidP="005413FC">
      <w:pPr>
        <w:pStyle w:val="ListParagraph"/>
        <w:numPr>
          <w:ilvl w:val="0"/>
          <w:numId w:val="28"/>
        </w:numPr>
        <w:rPr>
          <w:rFonts w:ascii="Arial" w:hAnsi="Arial" w:cs="Arial"/>
        </w:rPr>
      </w:pPr>
      <w:r w:rsidRPr="00452EBB">
        <w:rPr>
          <w:rFonts w:ascii="Arial" w:hAnsi="Arial" w:cs="Arial"/>
        </w:rPr>
        <w:t>Ordering TCR construct as GeneArt</w:t>
      </w:r>
    </w:p>
    <w:p w14:paraId="074E125B" w14:textId="1D2AE68C" w:rsidR="00452EBB" w:rsidRPr="00452EBB" w:rsidRDefault="00452EBB" w:rsidP="005413FC">
      <w:pPr>
        <w:pStyle w:val="ListParagraph"/>
        <w:numPr>
          <w:ilvl w:val="1"/>
          <w:numId w:val="28"/>
        </w:numPr>
        <w:rPr>
          <w:rFonts w:ascii="Arial" w:hAnsi="Arial" w:cs="Arial"/>
        </w:rPr>
      </w:pPr>
      <w:r w:rsidRPr="00452EBB">
        <w:rPr>
          <w:rFonts w:ascii="Arial" w:hAnsi="Arial" w:cs="Arial"/>
        </w:rPr>
        <w:t>&lt;1 day to order</w:t>
      </w:r>
    </w:p>
    <w:p w14:paraId="11DB59DC" w14:textId="0E569352" w:rsidR="00452EBB" w:rsidRPr="00452EBB" w:rsidRDefault="00452EBB" w:rsidP="005413FC">
      <w:pPr>
        <w:pStyle w:val="ListParagraph"/>
        <w:numPr>
          <w:ilvl w:val="1"/>
          <w:numId w:val="28"/>
        </w:numPr>
        <w:rPr>
          <w:rFonts w:ascii="Arial" w:hAnsi="Arial" w:cs="Arial"/>
        </w:rPr>
      </w:pPr>
      <w:r w:rsidRPr="00452EBB">
        <w:rPr>
          <w:rFonts w:ascii="Arial" w:hAnsi="Arial" w:cs="Arial"/>
        </w:rPr>
        <w:t>Up to 3 weeks for GeneArt to arrive</w:t>
      </w:r>
    </w:p>
    <w:p w14:paraId="2A5E6790" w14:textId="259F3D82" w:rsidR="00452EBB" w:rsidRDefault="00452EBB" w:rsidP="005413FC">
      <w:pPr>
        <w:pStyle w:val="ListParagraph"/>
        <w:numPr>
          <w:ilvl w:val="0"/>
          <w:numId w:val="28"/>
        </w:numPr>
        <w:rPr>
          <w:rFonts w:ascii="Arial" w:hAnsi="Arial" w:cs="Arial"/>
        </w:rPr>
      </w:pPr>
      <w:r>
        <w:rPr>
          <w:rFonts w:ascii="Arial" w:hAnsi="Arial" w:cs="Arial"/>
        </w:rPr>
        <w:t>Restriction digest cloning of TCR construct into backbone vector</w:t>
      </w:r>
    </w:p>
    <w:p w14:paraId="670633C1" w14:textId="228CFC07" w:rsidR="00452EBB" w:rsidRDefault="00452EBB" w:rsidP="005413FC">
      <w:pPr>
        <w:pStyle w:val="ListParagraph"/>
        <w:numPr>
          <w:ilvl w:val="1"/>
          <w:numId w:val="28"/>
        </w:numPr>
        <w:rPr>
          <w:rFonts w:ascii="Arial" w:hAnsi="Arial" w:cs="Arial"/>
        </w:rPr>
      </w:pPr>
      <w:r w:rsidRPr="07CBBFA0">
        <w:rPr>
          <w:rFonts w:ascii="Arial" w:hAnsi="Arial" w:cs="Arial"/>
        </w:rPr>
        <w:t>1 week</w:t>
      </w:r>
      <w:r w:rsidR="5A9F1AEA" w:rsidRPr="07CBBFA0">
        <w:rPr>
          <w:rFonts w:ascii="Arial" w:hAnsi="Arial" w:cs="Arial"/>
        </w:rPr>
        <w:t xml:space="preserve"> </w:t>
      </w:r>
    </w:p>
    <w:p w14:paraId="5EE9D137" w14:textId="61D91B2C" w:rsidR="00452EBB" w:rsidRDefault="00452EBB" w:rsidP="005413FC">
      <w:pPr>
        <w:pStyle w:val="ListParagraph"/>
        <w:numPr>
          <w:ilvl w:val="0"/>
          <w:numId w:val="28"/>
        </w:numPr>
        <w:rPr>
          <w:rFonts w:ascii="Arial" w:hAnsi="Arial" w:cs="Arial"/>
        </w:rPr>
      </w:pPr>
      <w:r>
        <w:rPr>
          <w:rFonts w:ascii="Arial" w:hAnsi="Arial" w:cs="Arial"/>
        </w:rPr>
        <w:t>TCR virus production</w:t>
      </w:r>
    </w:p>
    <w:p w14:paraId="60F449F7" w14:textId="4C6BD7B5" w:rsidR="00452EBB" w:rsidRDefault="00452EBB" w:rsidP="005413FC">
      <w:pPr>
        <w:pStyle w:val="ListParagraph"/>
        <w:numPr>
          <w:ilvl w:val="1"/>
          <w:numId w:val="28"/>
        </w:numPr>
        <w:rPr>
          <w:rFonts w:ascii="Arial" w:hAnsi="Arial" w:cs="Arial"/>
        </w:rPr>
      </w:pPr>
      <w:r>
        <w:rPr>
          <w:rFonts w:ascii="Arial" w:hAnsi="Arial" w:cs="Arial"/>
        </w:rPr>
        <w:t xml:space="preserve">1 week </w:t>
      </w:r>
    </w:p>
    <w:p w14:paraId="603F1544" w14:textId="697C8A61" w:rsidR="00452EBB" w:rsidRDefault="00452EBB" w:rsidP="005413FC">
      <w:pPr>
        <w:pStyle w:val="ListParagraph"/>
        <w:numPr>
          <w:ilvl w:val="0"/>
          <w:numId w:val="28"/>
        </w:numPr>
        <w:rPr>
          <w:rFonts w:ascii="Arial" w:hAnsi="Arial" w:cs="Arial"/>
        </w:rPr>
      </w:pPr>
      <w:r>
        <w:rPr>
          <w:rFonts w:ascii="Arial" w:hAnsi="Arial" w:cs="Arial"/>
        </w:rPr>
        <w:t>TCR transduction, sort, and expansion of TCR-transduced T cells</w:t>
      </w:r>
    </w:p>
    <w:p w14:paraId="69D59CC1" w14:textId="347C6AC5" w:rsidR="00452EBB" w:rsidRDefault="00452EBB" w:rsidP="005413FC">
      <w:pPr>
        <w:pStyle w:val="ListParagraph"/>
        <w:numPr>
          <w:ilvl w:val="1"/>
          <w:numId w:val="28"/>
        </w:numPr>
        <w:rPr>
          <w:rFonts w:ascii="Arial" w:hAnsi="Arial" w:cs="Arial"/>
        </w:rPr>
      </w:pPr>
      <w:r>
        <w:rPr>
          <w:rFonts w:ascii="Arial" w:hAnsi="Arial" w:cs="Arial"/>
        </w:rPr>
        <w:t>3 weeks</w:t>
      </w:r>
    </w:p>
    <w:p w14:paraId="2418E168" w14:textId="646D8B66" w:rsidR="006F2BEC" w:rsidRDefault="006F2BEC" w:rsidP="006F2BEC">
      <w:pPr>
        <w:rPr>
          <w:rFonts w:ascii="Arial" w:hAnsi="Arial" w:cs="Arial"/>
        </w:rPr>
      </w:pPr>
    </w:p>
    <w:p w14:paraId="33C2E7F0" w14:textId="77777777" w:rsidR="006F2BEC" w:rsidRPr="00893DF9" w:rsidRDefault="006F2BEC" w:rsidP="00893DF9">
      <w:pPr>
        <w:rPr>
          <w:rFonts w:ascii="Arial" w:hAnsi="Arial" w:cs="Arial"/>
        </w:rPr>
      </w:pPr>
    </w:p>
    <w:p w14:paraId="10DD0FA0" w14:textId="0B10C45D" w:rsidR="00452EBB" w:rsidRPr="007F6CD3" w:rsidRDefault="00452EBB" w:rsidP="00893DF9">
      <w:pPr>
        <w:rPr>
          <w:rFonts w:ascii="Arial" w:hAnsi="Arial" w:cs="Arial"/>
          <w:b/>
          <w:bCs/>
          <w:sz w:val="22"/>
          <w:szCs w:val="22"/>
        </w:rPr>
      </w:pPr>
      <w:r w:rsidRPr="007F6CD3">
        <w:rPr>
          <w:rFonts w:ascii="Arial" w:hAnsi="Arial" w:cs="Arial"/>
          <w:b/>
          <w:bCs/>
        </w:rPr>
        <w:t>*</w:t>
      </w:r>
      <w:r w:rsidRPr="007F6CD3">
        <w:rPr>
          <w:rFonts w:ascii="Arial" w:hAnsi="Arial" w:cs="Arial"/>
          <w:b/>
          <w:bCs/>
          <w:sz w:val="22"/>
          <w:szCs w:val="22"/>
        </w:rPr>
        <w:t>TCRA/D sequencing is only run quarterly so advance planning is needed!</w:t>
      </w:r>
    </w:p>
    <w:p w14:paraId="36CAD636" w14:textId="5A4111DF" w:rsidR="007F3D5B" w:rsidRPr="007F3D5B" w:rsidRDefault="00441C68" w:rsidP="00C8466D">
      <w:pPr>
        <w:pStyle w:val="Heading1"/>
        <w:spacing w:before="0"/>
        <w:rPr>
          <w:rFonts w:ascii="Arial" w:hAnsi="Arial" w:cs="Arial"/>
        </w:rPr>
      </w:pPr>
      <w:r w:rsidRPr="00893DF9">
        <w:rPr>
          <w:rFonts w:ascii="Arial" w:hAnsi="Arial" w:cs="Arial"/>
          <w:sz w:val="22"/>
          <w:szCs w:val="22"/>
        </w:rPr>
        <w:br w:type="column"/>
      </w:r>
      <w:r w:rsidR="00C8466D" w:rsidRPr="00893DF9" w:rsidDel="00C8466D">
        <w:rPr>
          <w:rFonts w:ascii="Arial" w:hAnsi="Arial" w:cs="Arial"/>
          <w:sz w:val="22"/>
          <w:szCs w:val="22"/>
        </w:rPr>
        <w:lastRenderedPageBreak/>
        <w:t xml:space="preserve"> </w:t>
      </w:r>
      <w:bookmarkStart w:id="1" w:name="_Toc79134748"/>
      <w:r w:rsidR="007F3D5B" w:rsidRPr="00893DF9">
        <w:rPr>
          <w:rFonts w:ascii="Arial" w:hAnsi="Arial" w:cs="Arial"/>
        </w:rPr>
        <w:t xml:space="preserve">TCRA/B sequencing </w:t>
      </w:r>
      <w:r w:rsidR="00A22983">
        <w:rPr>
          <w:rFonts w:ascii="Arial" w:hAnsi="Arial" w:cs="Arial"/>
        </w:rPr>
        <w:t>overview</w:t>
      </w:r>
      <w:bookmarkEnd w:id="1"/>
    </w:p>
    <w:p w14:paraId="68834884" w14:textId="77777777" w:rsidR="007F3D5B" w:rsidRPr="007F3D5B" w:rsidRDefault="007F3D5B" w:rsidP="00C8466D">
      <w:pPr>
        <w:pStyle w:val="Heading1"/>
        <w:spacing w:before="0"/>
        <w:rPr>
          <w:rFonts w:ascii="Arial" w:hAnsi="Arial" w:cs="Arial"/>
        </w:rPr>
      </w:pPr>
    </w:p>
    <w:p w14:paraId="121588EC" w14:textId="77777777" w:rsidR="007F3D5B" w:rsidRPr="00893DF9" w:rsidRDefault="007F3D5B" w:rsidP="007F3D5B">
      <w:pPr>
        <w:rPr>
          <w:rFonts w:ascii="Arial" w:hAnsi="Arial" w:cs="Arial"/>
          <w:sz w:val="22"/>
          <w:szCs w:val="22"/>
        </w:rPr>
      </w:pPr>
      <w:r w:rsidRPr="00893DF9">
        <w:rPr>
          <w:rFonts w:ascii="Arial" w:hAnsi="Arial" w:cs="Arial"/>
          <w:sz w:val="22"/>
          <w:szCs w:val="22"/>
        </w:rPr>
        <w:t>There are two primary ways of sequencing TCR alpha and beta chains for TCR reconstruction.</w:t>
      </w:r>
    </w:p>
    <w:p w14:paraId="316EBB1D" w14:textId="77777777" w:rsidR="007F3D5B" w:rsidRPr="00893DF9" w:rsidRDefault="007F3D5B" w:rsidP="007F3D5B">
      <w:pPr>
        <w:rPr>
          <w:rFonts w:ascii="Arial" w:hAnsi="Arial" w:cs="Arial"/>
          <w:sz w:val="22"/>
          <w:szCs w:val="22"/>
        </w:rPr>
      </w:pPr>
    </w:p>
    <w:p w14:paraId="74ADEB5A" w14:textId="1B4893B2" w:rsidR="007F3D5B" w:rsidRPr="00893DF9" w:rsidRDefault="007F3D5B" w:rsidP="007F3D5B">
      <w:pPr>
        <w:rPr>
          <w:rFonts w:ascii="Arial" w:hAnsi="Arial" w:cs="Arial"/>
          <w:sz w:val="22"/>
          <w:szCs w:val="22"/>
        </w:rPr>
      </w:pPr>
      <w:r w:rsidRPr="00893DF9">
        <w:rPr>
          <w:rFonts w:ascii="Arial" w:hAnsi="Arial" w:cs="Arial"/>
          <w:sz w:val="22"/>
          <w:szCs w:val="22"/>
        </w:rPr>
        <w:t>Adaptive TCR sequencing uses next-generation sequencing technologies to identify the V, D (for beta chains), and J regions as well as to resolve the CDR3 region from genomic DNA.</w:t>
      </w:r>
    </w:p>
    <w:p w14:paraId="3A8D94F1" w14:textId="77777777" w:rsidR="007F3D5B" w:rsidRPr="00893DF9" w:rsidRDefault="007F3D5B" w:rsidP="007F3D5B">
      <w:pPr>
        <w:rPr>
          <w:rFonts w:ascii="Arial" w:hAnsi="Arial" w:cs="Arial"/>
          <w:sz w:val="22"/>
          <w:szCs w:val="22"/>
        </w:rPr>
      </w:pPr>
    </w:p>
    <w:p w14:paraId="584159D8" w14:textId="07719BDE" w:rsidR="007F3D5B" w:rsidRPr="00893DF9" w:rsidRDefault="007F3D5B" w:rsidP="007F3D5B">
      <w:pPr>
        <w:rPr>
          <w:rFonts w:ascii="Arial" w:hAnsi="Arial" w:cs="Arial"/>
          <w:sz w:val="22"/>
          <w:szCs w:val="22"/>
        </w:rPr>
      </w:pPr>
      <w:r w:rsidRPr="00893DF9">
        <w:rPr>
          <w:rFonts w:ascii="Arial" w:hAnsi="Arial" w:cs="Arial"/>
          <w:sz w:val="22"/>
          <w:szCs w:val="22"/>
        </w:rPr>
        <w:t>RACE-PCR (</w:t>
      </w:r>
      <w:r w:rsidRPr="00893DF9">
        <w:rPr>
          <w:rFonts w:ascii="Arial" w:hAnsi="Arial" w:cs="Arial"/>
          <w:b/>
          <w:bCs/>
          <w:sz w:val="22"/>
          <w:szCs w:val="22"/>
        </w:rPr>
        <w:t>R</w:t>
      </w:r>
      <w:r w:rsidRPr="00893DF9">
        <w:rPr>
          <w:rFonts w:ascii="Arial" w:hAnsi="Arial" w:cs="Arial"/>
          <w:sz w:val="22"/>
          <w:szCs w:val="22"/>
        </w:rPr>
        <w:t xml:space="preserve">apid </w:t>
      </w:r>
      <w:r w:rsidRPr="00893DF9">
        <w:rPr>
          <w:rFonts w:ascii="Arial" w:hAnsi="Arial" w:cs="Arial"/>
          <w:b/>
          <w:bCs/>
          <w:sz w:val="22"/>
          <w:szCs w:val="22"/>
        </w:rPr>
        <w:t>A</w:t>
      </w:r>
      <w:r w:rsidRPr="00893DF9">
        <w:rPr>
          <w:rFonts w:ascii="Arial" w:hAnsi="Arial" w:cs="Arial"/>
          <w:sz w:val="22"/>
          <w:szCs w:val="22"/>
        </w:rPr>
        <w:t xml:space="preserve">mplification of </w:t>
      </w:r>
      <w:r w:rsidRPr="00893DF9">
        <w:rPr>
          <w:rFonts w:ascii="Arial" w:hAnsi="Arial" w:cs="Arial"/>
          <w:b/>
          <w:bCs/>
          <w:sz w:val="22"/>
          <w:szCs w:val="22"/>
        </w:rPr>
        <w:t>C</w:t>
      </w:r>
      <w:r w:rsidRPr="00893DF9">
        <w:rPr>
          <w:rFonts w:ascii="Arial" w:hAnsi="Arial" w:cs="Arial"/>
          <w:sz w:val="22"/>
          <w:szCs w:val="22"/>
        </w:rPr>
        <w:t xml:space="preserve">DNA </w:t>
      </w:r>
      <w:r w:rsidRPr="00893DF9">
        <w:rPr>
          <w:rFonts w:ascii="Arial" w:hAnsi="Arial" w:cs="Arial"/>
          <w:b/>
          <w:bCs/>
          <w:sz w:val="22"/>
          <w:szCs w:val="22"/>
        </w:rPr>
        <w:t>E</w:t>
      </w:r>
      <w:r w:rsidRPr="00893DF9">
        <w:rPr>
          <w:rFonts w:ascii="Arial" w:hAnsi="Arial" w:cs="Arial"/>
          <w:sz w:val="22"/>
          <w:szCs w:val="22"/>
        </w:rPr>
        <w:t>nds) allows one to PCR out an entire TCR alpha or beta chain from cDNA (introns spliced out) without knowing the sequence of the V(D)J region.</w:t>
      </w:r>
    </w:p>
    <w:p w14:paraId="7E27D5D6" w14:textId="59436BFA" w:rsidR="00E0147B" w:rsidRPr="00893DF9" w:rsidRDefault="00E0147B" w:rsidP="007F3D5B">
      <w:pPr>
        <w:rPr>
          <w:rFonts w:ascii="Arial" w:hAnsi="Arial" w:cs="Arial"/>
          <w:sz w:val="22"/>
          <w:szCs w:val="22"/>
        </w:rPr>
      </w:pPr>
    </w:p>
    <w:tbl>
      <w:tblPr>
        <w:tblStyle w:val="TableGrid"/>
        <w:tblW w:w="0" w:type="auto"/>
        <w:tblLook w:val="04A0" w:firstRow="1" w:lastRow="0" w:firstColumn="1" w:lastColumn="0" w:noHBand="0" w:noVBand="1"/>
      </w:tblPr>
      <w:tblGrid>
        <w:gridCol w:w="895"/>
        <w:gridCol w:w="4947"/>
        <w:gridCol w:w="4948"/>
      </w:tblGrid>
      <w:tr w:rsidR="00E0147B" w:rsidRPr="006F2BEC" w14:paraId="7AF41D44" w14:textId="77777777" w:rsidTr="00893DF9">
        <w:tc>
          <w:tcPr>
            <w:tcW w:w="895" w:type="dxa"/>
          </w:tcPr>
          <w:p w14:paraId="5BCE777B" w14:textId="77777777" w:rsidR="00E0147B" w:rsidRPr="00893DF9" w:rsidRDefault="00E0147B" w:rsidP="007F3D5B">
            <w:pPr>
              <w:rPr>
                <w:rFonts w:ascii="Arial" w:hAnsi="Arial" w:cs="Arial"/>
                <w:sz w:val="22"/>
                <w:szCs w:val="22"/>
              </w:rPr>
            </w:pPr>
          </w:p>
        </w:tc>
        <w:tc>
          <w:tcPr>
            <w:tcW w:w="4947" w:type="dxa"/>
          </w:tcPr>
          <w:p w14:paraId="1ACA9954" w14:textId="6E484855" w:rsidR="00E0147B" w:rsidRPr="00893DF9" w:rsidRDefault="00E0147B" w:rsidP="007F3D5B">
            <w:pPr>
              <w:rPr>
                <w:rFonts w:ascii="Arial" w:hAnsi="Arial" w:cs="Arial"/>
                <w:sz w:val="22"/>
                <w:szCs w:val="22"/>
              </w:rPr>
            </w:pPr>
            <w:r w:rsidRPr="00893DF9">
              <w:rPr>
                <w:rFonts w:ascii="Arial" w:hAnsi="Arial" w:cs="Arial"/>
                <w:sz w:val="22"/>
                <w:szCs w:val="22"/>
              </w:rPr>
              <w:t>Adaptive</w:t>
            </w:r>
          </w:p>
        </w:tc>
        <w:tc>
          <w:tcPr>
            <w:tcW w:w="4948" w:type="dxa"/>
          </w:tcPr>
          <w:p w14:paraId="6968F7B7" w14:textId="66EDD4EC" w:rsidR="00E0147B" w:rsidRPr="00893DF9" w:rsidRDefault="00E0147B" w:rsidP="007F3D5B">
            <w:pPr>
              <w:rPr>
                <w:rFonts w:ascii="Arial" w:hAnsi="Arial" w:cs="Arial"/>
                <w:sz w:val="22"/>
                <w:szCs w:val="22"/>
              </w:rPr>
            </w:pPr>
            <w:r w:rsidRPr="00893DF9">
              <w:rPr>
                <w:rFonts w:ascii="Arial" w:hAnsi="Arial" w:cs="Arial"/>
                <w:sz w:val="22"/>
                <w:szCs w:val="22"/>
              </w:rPr>
              <w:t>RACE-PCR</w:t>
            </w:r>
          </w:p>
        </w:tc>
      </w:tr>
      <w:tr w:rsidR="00E0147B" w:rsidRPr="006F2BEC" w14:paraId="47F1AE2C" w14:textId="77777777" w:rsidTr="00893DF9">
        <w:trPr>
          <w:trHeight w:val="2186"/>
        </w:trPr>
        <w:tc>
          <w:tcPr>
            <w:tcW w:w="895" w:type="dxa"/>
          </w:tcPr>
          <w:p w14:paraId="0213A83A" w14:textId="6B71C9D6" w:rsidR="00E0147B" w:rsidRPr="00893DF9" w:rsidRDefault="00E0147B" w:rsidP="007F3D5B">
            <w:pPr>
              <w:rPr>
                <w:rFonts w:ascii="Arial" w:hAnsi="Arial" w:cs="Arial"/>
                <w:sz w:val="22"/>
                <w:szCs w:val="22"/>
              </w:rPr>
            </w:pPr>
            <w:r w:rsidRPr="00893DF9">
              <w:rPr>
                <w:rFonts w:ascii="Arial" w:hAnsi="Arial" w:cs="Arial"/>
                <w:sz w:val="22"/>
                <w:szCs w:val="22"/>
              </w:rPr>
              <w:t>Pros</w:t>
            </w:r>
          </w:p>
        </w:tc>
        <w:tc>
          <w:tcPr>
            <w:tcW w:w="4947" w:type="dxa"/>
          </w:tcPr>
          <w:p w14:paraId="360C566A" w14:textId="231B6C8A" w:rsidR="00E0147B" w:rsidRPr="00893DF9" w:rsidRDefault="00E0147B" w:rsidP="005413FC">
            <w:pPr>
              <w:pStyle w:val="ListParagraph"/>
              <w:numPr>
                <w:ilvl w:val="0"/>
                <w:numId w:val="26"/>
              </w:numPr>
              <w:rPr>
                <w:rFonts w:ascii="Arial" w:hAnsi="Arial" w:cs="Arial"/>
              </w:rPr>
            </w:pPr>
            <w:r w:rsidRPr="006F2BEC">
              <w:rPr>
                <w:rFonts w:ascii="Arial" w:hAnsi="Arial" w:cs="Arial"/>
              </w:rPr>
              <w:t>User-friendly and few steps</w:t>
            </w:r>
          </w:p>
          <w:p w14:paraId="67AD6281" w14:textId="51DC861A" w:rsidR="00E0147B" w:rsidRPr="006F2BEC" w:rsidRDefault="00C00F20" w:rsidP="005413FC">
            <w:pPr>
              <w:pStyle w:val="ListParagraph"/>
              <w:numPr>
                <w:ilvl w:val="0"/>
                <w:numId w:val="26"/>
              </w:numPr>
              <w:rPr>
                <w:rFonts w:ascii="Arial" w:hAnsi="Arial" w:cs="Arial"/>
              </w:rPr>
            </w:pPr>
            <w:r w:rsidRPr="006F2BEC">
              <w:rPr>
                <w:rFonts w:ascii="Arial" w:hAnsi="Arial" w:cs="Arial"/>
              </w:rPr>
              <w:t>TCRB sequencing a</w:t>
            </w:r>
            <w:r w:rsidR="00E0147B" w:rsidRPr="006F2BEC">
              <w:rPr>
                <w:rFonts w:ascii="Arial" w:hAnsi="Arial" w:cs="Arial"/>
              </w:rPr>
              <w:t>vailable through Fred Hutch core</w:t>
            </w:r>
          </w:p>
          <w:p w14:paraId="57376C50" w14:textId="630CD0E5" w:rsidR="00E0147B" w:rsidRPr="006F2BEC" w:rsidRDefault="00E0147B" w:rsidP="005413FC">
            <w:pPr>
              <w:pStyle w:val="ListParagraph"/>
              <w:numPr>
                <w:ilvl w:val="0"/>
                <w:numId w:val="26"/>
              </w:numPr>
              <w:rPr>
                <w:rFonts w:ascii="Arial" w:hAnsi="Arial" w:cs="Arial"/>
              </w:rPr>
            </w:pPr>
            <w:r w:rsidRPr="006F2BEC">
              <w:rPr>
                <w:rFonts w:ascii="Arial" w:hAnsi="Arial" w:cs="Arial"/>
              </w:rPr>
              <w:t>gDNA-based (more stable vs RNA)</w:t>
            </w:r>
          </w:p>
          <w:p w14:paraId="7BB15A27" w14:textId="77777777" w:rsidR="00E0147B" w:rsidRPr="006F2BEC" w:rsidRDefault="00E0147B" w:rsidP="005413FC">
            <w:pPr>
              <w:pStyle w:val="ListParagraph"/>
              <w:numPr>
                <w:ilvl w:val="0"/>
                <w:numId w:val="26"/>
              </w:numPr>
              <w:rPr>
                <w:rFonts w:ascii="Arial" w:hAnsi="Arial" w:cs="Arial"/>
              </w:rPr>
            </w:pPr>
            <w:r w:rsidRPr="006F2BEC">
              <w:rPr>
                <w:rFonts w:ascii="Arial" w:hAnsi="Arial" w:cs="Arial"/>
              </w:rPr>
              <w:t>Minimal hands-on time (at most, gDNA isolation)</w:t>
            </w:r>
          </w:p>
          <w:p w14:paraId="4729698C" w14:textId="0F03D8E4" w:rsidR="00C00F20" w:rsidRPr="00893DF9" w:rsidRDefault="00C00F20" w:rsidP="005413FC">
            <w:pPr>
              <w:pStyle w:val="ListParagraph"/>
              <w:numPr>
                <w:ilvl w:val="0"/>
                <w:numId w:val="26"/>
              </w:numPr>
              <w:rPr>
                <w:rFonts w:ascii="Arial" w:hAnsi="Arial" w:cs="Arial"/>
              </w:rPr>
            </w:pPr>
            <w:r w:rsidRPr="00D673E3">
              <w:rPr>
                <w:rFonts w:ascii="Arial" w:hAnsi="Arial" w:cs="Arial"/>
              </w:rPr>
              <w:t>Can be run on oligoclonal sample</w:t>
            </w:r>
          </w:p>
        </w:tc>
        <w:tc>
          <w:tcPr>
            <w:tcW w:w="4948" w:type="dxa"/>
          </w:tcPr>
          <w:p w14:paraId="688F49AD" w14:textId="77777777" w:rsidR="00E0147B" w:rsidRPr="006F2BEC" w:rsidRDefault="00E0147B" w:rsidP="005413FC">
            <w:pPr>
              <w:pStyle w:val="ListParagraph"/>
              <w:numPr>
                <w:ilvl w:val="0"/>
                <w:numId w:val="26"/>
              </w:numPr>
              <w:rPr>
                <w:rFonts w:ascii="Arial" w:hAnsi="Arial" w:cs="Arial"/>
              </w:rPr>
            </w:pPr>
            <w:r w:rsidRPr="006F2BEC">
              <w:rPr>
                <w:rFonts w:ascii="Arial" w:hAnsi="Arial" w:cs="Arial"/>
              </w:rPr>
              <w:t>Resolves complete TCR chain sequence</w:t>
            </w:r>
          </w:p>
          <w:p w14:paraId="1AC30DB6" w14:textId="3E666CFD" w:rsidR="00E0147B" w:rsidRPr="00893DF9" w:rsidRDefault="00E0147B" w:rsidP="005413FC">
            <w:pPr>
              <w:pStyle w:val="ListParagraph"/>
              <w:numPr>
                <w:ilvl w:val="0"/>
                <w:numId w:val="26"/>
              </w:numPr>
              <w:rPr>
                <w:rFonts w:ascii="Arial" w:hAnsi="Arial" w:cs="Arial"/>
              </w:rPr>
            </w:pPr>
            <w:r w:rsidRPr="00D673E3">
              <w:rPr>
                <w:rFonts w:ascii="Arial" w:hAnsi="Arial" w:cs="Arial"/>
              </w:rPr>
              <w:t>Can be run any time</w:t>
            </w:r>
          </w:p>
        </w:tc>
      </w:tr>
      <w:tr w:rsidR="00E0147B" w:rsidRPr="006F2BEC" w14:paraId="7370A205" w14:textId="77777777" w:rsidTr="00893DF9">
        <w:trPr>
          <w:trHeight w:val="1601"/>
        </w:trPr>
        <w:tc>
          <w:tcPr>
            <w:tcW w:w="895" w:type="dxa"/>
          </w:tcPr>
          <w:p w14:paraId="1DB3AA86" w14:textId="325CBD93" w:rsidR="00E0147B" w:rsidRPr="00893DF9" w:rsidRDefault="00E0147B" w:rsidP="007F3D5B">
            <w:pPr>
              <w:rPr>
                <w:rFonts w:ascii="Arial" w:hAnsi="Arial" w:cs="Arial"/>
                <w:sz w:val="22"/>
                <w:szCs w:val="22"/>
              </w:rPr>
            </w:pPr>
            <w:r w:rsidRPr="00893DF9">
              <w:rPr>
                <w:rFonts w:ascii="Arial" w:hAnsi="Arial" w:cs="Arial"/>
                <w:sz w:val="22"/>
                <w:szCs w:val="22"/>
              </w:rPr>
              <w:t>Cons</w:t>
            </w:r>
          </w:p>
        </w:tc>
        <w:tc>
          <w:tcPr>
            <w:tcW w:w="4947" w:type="dxa"/>
          </w:tcPr>
          <w:p w14:paraId="5370101B" w14:textId="53861E0A" w:rsidR="00E0147B" w:rsidRPr="00893DF9" w:rsidRDefault="00E0147B" w:rsidP="005413FC">
            <w:pPr>
              <w:pStyle w:val="ListParagraph"/>
              <w:numPr>
                <w:ilvl w:val="0"/>
                <w:numId w:val="27"/>
              </w:numPr>
              <w:rPr>
                <w:rFonts w:ascii="Arial" w:hAnsi="Arial" w:cs="Arial"/>
              </w:rPr>
            </w:pPr>
            <w:r w:rsidRPr="006F2BEC">
              <w:rPr>
                <w:rFonts w:ascii="Arial" w:hAnsi="Arial" w:cs="Arial"/>
              </w:rPr>
              <w:t>Does not resolve complete TCR chain sequence (only ~80 bp around CDR3)</w:t>
            </w:r>
          </w:p>
          <w:p w14:paraId="668C422E" w14:textId="77777777" w:rsidR="00E0147B" w:rsidRPr="006F2BEC" w:rsidRDefault="00E0147B" w:rsidP="005413FC">
            <w:pPr>
              <w:pStyle w:val="ListParagraph"/>
              <w:numPr>
                <w:ilvl w:val="0"/>
                <w:numId w:val="27"/>
              </w:numPr>
              <w:rPr>
                <w:rFonts w:ascii="Arial" w:hAnsi="Arial" w:cs="Arial"/>
              </w:rPr>
            </w:pPr>
            <w:r w:rsidRPr="006F2BEC">
              <w:rPr>
                <w:rFonts w:ascii="Arial" w:hAnsi="Arial" w:cs="Arial"/>
              </w:rPr>
              <w:t>Cost</w:t>
            </w:r>
          </w:p>
          <w:p w14:paraId="10A196AC" w14:textId="6AEBFFB4" w:rsidR="00E0147B" w:rsidRPr="00893DF9" w:rsidRDefault="00E0147B" w:rsidP="005413FC">
            <w:pPr>
              <w:pStyle w:val="ListParagraph"/>
              <w:numPr>
                <w:ilvl w:val="0"/>
                <w:numId w:val="27"/>
              </w:numPr>
              <w:rPr>
                <w:rFonts w:ascii="Arial" w:hAnsi="Arial" w:cs="Arial"/>
              </w:rPr>
            </w:pPr>
            <w:r w:rsidRPr="00D673E3">
              <w:rPr>
                <w:rFonts w:ascii="Arial" w:hAnsi="Arial" w:cs="Arial"/>
              </w:rPr>
              <w:t>TCRA/D runs are only done quarterly and directly through Adaptive</w:t>
            </w:r>
          </w:p>
        </w:tc>
        <w:tc>
          <w:tcPr>
            <w:tcW w:w="4948" w:type="dxa"/>
          </w:tcPr>
          <w:p w14:paraId="50863D78" w14:textId="77777777" w:rsidR="00E0147B" w:rsidRPr="006F2BEC" w:rsidRDefault="00E0147B" w:rsidP="005413FC">
            <w:pPr>
              <w:pStyle w:val="ListParagraph"/>
              <w:numPr>
                <w:ilvl w:val="0"/>
                <w:numId w:val="27"/>
              </w:numPr>
              <w:rPr>
                <w:rFonts w:ascii="Arial" w:hAnsi="Arial" w:cs="Arial"/>
              </w:rPr>
            </w:pPr>
            <w:r w:rsidRPr="006F2BEC">
              <w:rPr>
                <w:rFonts w:ascii="Arial" w:hAnsi="Arial" w:cs="Arial"/>
              </w:rPr>
              <w:t>Can be technically challenging</w:t>
            </w:r>
          </w:p>
          <w:p w14:paraId="694E41BC" w14:textId="77777777" w:rsidR="00E0147B" w:rsidRPr="006F2BEC" w:rsidRDefault="00E0147B" w:rsidP="005413FC">
            <w:pPr>
              <w:pStyle w:val="ListParagraph"/>
              <w:numPr>
                <w:ilvl w:val="0"/>
                <w:numId w:val="27"/>
              </w:numPr>
              <w:rPr>
                <w:rFonts w:ascii="Arial" w:hAnsi="Arial" w:cs="Arial"/>
              </w:rPr>
            </w:pPr>
            <w:r w:rsidRPr="006F2BEC">
              <w:rPr>
                <w:rFonts w:ascii="Arial" w:hAnsi="Arial" w:cs="Arial"/>
              </w:rPr>
              <w:t>Multiple steps (RNA extraction, cDNA, RACE-PCR, Topo cloning, sequencing)</w:t>
            </w:r>
          </w:p>
          <w:p w14:paraId="3736CF87" w14:textId="77777777" w:rsidR="00E0147B" w:rsidRPr="006F2BEC" w:rsidRDefault="00C00F20" w:rsidP="005413FC">
            <w:pPr>
              <w:pStyle w:val="ListParagraph"/>
              <w:numPr>
                <w:ilvl w:val="0"/>
                <w:numId w:val="27"/>
              </w:numPr>
              <w:rPr>
                <w:rFonts w:ascii="Arial" w:hAnsi="Arial" w:cs="Arial"/>
              </w:rPr>
            </w:pPr>
            <w:r w:rsidRPr="006F2BEC">
              <w:rPr>
                <w:rFonts w:ascii="Arial" w:hAnsi="Arial" w:cs="Arial"/>
              </w:rPr>
              <w:t>Cost</w:t>
            </w:r>
          </w:p>
          <w:p w14:paraId="221DFC9C" w14:textId="7D3B9267" w:rsidR="00C00F20" w:rsidRPr="00BA4CA7" w:rsidRDefault="00C00F20" w:rsidP="005413FC">
            <w:pPr>
              <w:pStyle w:val="ListParagraph"/>
              <w:numPr>
                <w:ilvl w:val="0"/>
                <w:numId w:val="27"/>
              </w:numPr>
              <w:rPr>
                <w:rFonts w:ascii="Arial" w:hAnsi="Arial" w:cs="Arial"/>
              </w:rPr>
            </w:pPr>
            <w:r w:rsidRPr="00D673E3">
              <w:rPr>
                <w:rFonts w:ascii="Arial" w:hAnsi="Arial" w:cs="Arial"/>
              </w:rPr>
              <w:t>Must be run on clone (&gt;80-90%)</w:t>
            </w:r>
          </w:p>
        </w:tc>
      </w:tr>
    </w:tbl>
    <w:p w14:paraId="0A922BC4" w14:textId="77777777" w:rsidR="00E0147B" w:rsidRPr="00BA4CA7" w:rsidRDefault="00E0147B" w:rsidP="006B21E1">
      <w:pPr>
        <w:rPr>
          <w:rFonts w:ascii="Arial" w:hAnsi="Arial" w:cs="Arial"/>
          <w:sz w:val="22"/>
          <w:szCs w:val="22"/>
        </w:rPr>
      </w:pPr>
    </w:p>
    <w:p w14:paraId="454030B0" w14:textId="5F906B09" w:rsidR="00C00F20" w:rsidRPr="00BA4CA7" w:rsidRDefault="00A22983" w:rsidP="007F3D5B">
      <w:pPr>
        <w:rPr>
          <w:rFonts w:ascii="Arial" w:hAnsi="Arial" w:cs="Arial"/>
          <w:sz w:val="22"/>
          <w:szCs w:val="22"/>
        </w:rPr>
      </w:pPr>
      <w:r>
        <w:rPr>
          <w:rFonts w:ascii="Arial" w:hAnsi="Arial" w:cs="Arial"/>
          <w:sz w:val="22"/>
          <w:szCs w:val="22"/>
        </w:rPr>
        <w:t>Post</w:t>
      </w:r>
      <w:r w:rsidR="00C00F20" w:rsidRPr="00BA4CA7">
        <w:rPr>
          <w:rFonts w:ascii="Arial" w:hAnsi="Arial" w:cs="Arial"/>
          <w:sz w:val="22"/>
          <w:szCs w:val="22"/>
        </w:rPr>
        <w:t xml:space="preserve"> 2020, we generally prefer Adaptive sequencing up-front as it reliably provides TCR chain sequences and requires less hands-on time. </w:t>
      </w:r>
      <w:r w:rsidR="006F2BEC" w:rsidRPr="00BA4CA7">
        <w:rPr>
          <w:rFonts w:ascii="Arial" w:hAnsi="Arial" w:cs="Arial"/>
          <w:sz w:val="22"/>
          <w:szCs w:val="22"/>
        </w:rPr>
        <w:t xml:space="preserve">run </w:t>
      </w:r>
      <w:r w:rsidR="00C00F20" w:rsidRPr="00BA4CA7">
        <w:rPr>
          <w:rFonts w:ascii="Arial" w:hAnsi="Arial" w:cs="Arial"/>
          <w:sz w:val="22"/>
          <w:szCs w:val="22"/>
        </w:rPr>
        <w:t xml:space="preserve">TCR assembly is also more streamlined. The protocol for Adaptive TCRA/D and TCRB sequencing is provided below in the main protocol. </w:t>
      </w:r>
    </w:p>
    <w:p w14:paraId="5F9EB2FA" w14:textId="77777777" w:rsidR="00C00F20" w:rsidRPr="00BA4CA7" w:rsidRDefault="00C00F20" w:rsidP="007F3D5B">
      <w:pPr>
        <w:rPr>
          <w:rFonts w:ascii="Arial" w:hAnsi="Arial" w:cs="Arial"/>
          <w:sz w:val="22"/>
          <w:szCs w:val="22"/>
        </w:rPr>
      </w:pPr>
    </w:p>
    <w:p w14:paraId="593C549F" w14:textId="720B517C" w:rsidR="007F3D5B" w:rsidRPr="00BA4CA7" w:rsidRDefault="00C00F20" w:rsidP="007F3D5B">
      <w:pPr>
        <w:rPr>
          <w:rFonts w:ascii="Arial" w:hAnsi="Arial" w:cs="Arial"/>
          <w:sz w:val="22"/>
          <w:szCs w:val="22"/>
        </w:rPr>
      </w:pPr>
      <w:r w:rsidRPr="00BA4CA7">
        <w:rPr>
          <w:rFonts w:ascii="Arial" w:hAnsi="Arial" w:cs="Arial"/>
          <w:sz w:val="22"/>
          <w:szCs w:val="22"/>
        </w:rPr>
        <w:t>RACE-PCR may be preferred if time is short and an Adaptive TCRA/D is far off, or to resolve uncertainty from Adaptive sequencing (standard PCR with gene-specific primers based on Adaptive sequence is an alternative). Protocols for RACE-PCR are provided in the Appendix.</w:t>
      </w:r>
    </w:p>
    <w:p w14:paraId="435C01B0" w14:textId="77777777" w:rsidR="00E74B4B" w:rsidRPr="007F3D5B" w:rsidRDefault="00E74B4B" w:rsidP="00E74B4B">
      <w:pPr>
        <w:ind w:firstLine="660"/>
        <w:rPr>
          <w:rFonts w:ascii="Arial" w:hAnsi="Arial" w:cs="Arial"/>
          <w:color w:val="000000"/>
          <w:sz w:val="22"/>
          <w:szCs w:val="22"/>
        </w:rPr>
      </w:pPr>
    </w:p>
    <w:p w14:paraId="38FBBB2B" w14:textId="77777777" w:rsidR="00C00F20" w:rsidRDefault="00C00F20" w:rsidP="001C04B9">
      <w:pPr>
        <w:pStyle w:val="Heading1"/>
        <w:spacing w:before="0"/>
        <w:rPr>
          <w:rFonts w:ascii="Arial" w:hAnsi="Arial" w:cs="Arial"/>
        </w:rPr>
      </w:pPr>
    </w:p>
    <w:p w14:paraId="1BC6912D" w14:textId="77777777" w:rsidR="006F2BEC" w:rsidRDefault="006F2BEC">
      <w:pPr>
        <w:rPr>
          <w:rFonts w:ascii="Arial" w:eastAsiaTheme="majorEastAsia" w:hAnsi="Arial" w:cs="Arial"/>
          <w:color w:val="2F5496" w:themeColor="accent1" w:themeShade="BF"/>
          <w:sz w:val="32"/>
          <w:szCs w:val="32"/>
        </w:rPr>
      </w:pPr>
      <w:r>
        <w:rPr>
          <w:rFonts w:ascii="Arial" w:hAnsi="Arial" w:cs="Arial"/>
        </w:rPr>
        <w:br w:type="page"/>
      </w:r>
    </w:p>
    <w:p w14:paraId="5154548E" w14:textId="29084106" w:rsidR="00456244" w:rsidRPr="007F3D5B" w:rsidRDefault="00456244" w:rsidP="001C04B9">
      <w:pPr>
        <w:pStyle w:val="Heading1"/>
        <w:spacing w:before="0"/>
        <w:rPr>
          <w:rFonts w:ascii="Arial" w:hAnsi="Arial" w:cs="Arial"/>
        </w:rPr>
      </w:pPr>
      <w:bookmarkStart w:id="2" w:name="_Toc79134749"/>
      <w:r w:rsidRPr="007F3D5B">
        <w:rPr>
          <w:rFonts w:ascii="Arial" w:hAnsi="Arial" w:cs="Arial"/>
        </w:rPr>
        <w:lastRenderedPageBreak/>
        <w:t>TCRA/B sequencing</w:t>
      </w:r>
      <w:r w:rsidR="007F3D5B" w:rsidRPr="007F3D5B">
        <w:rPr>
          <w:rFonts w:ascii="Arial" w:hAnsi="Arial" w:cs="Arial"/>
        </w:rPr>
        <w:t xml:space="preserve"> by Adaptive</w:t>
      </w:r>
      <w:bookmarkEnd w:id="2"/>
    </w:p>
    <w:p w14:paraId="024FBE32" w14:textId="6DA1EF33" w:rsidR="00232E42" w:rsidRPr="007F3D5B" w:rsidRDefault="00232E42" w:rsidP="00232E42">
      <w:pPr>
        <w:rPr>
          <w:rFonts w:ascii="Arial" w:hAnsi="Arial" w:cs="Arial"/>
        </w:rPr>
      </w:pPr>
    </w:p>
    <w:p w14:paraId="786260CC" w14:textId="740071C2" w:rsidR="00232E42" w:rsidRPr="00BA4CA7" w:rsidRDefault="00232E42" w:rsidP="00BA4CA7">
      <w:pPr>
        <w:rPr>
          <w:rFonts w:ascii="Arial" w:hAnsi="Arial" w:cs="Arial"/>
        </w:rPr>
      </w:pPr>
      <w:r w:rsidRPr="007F3D5B">
        <w:rPr>
          <w:rFonts w:ascii="Arial" w:hAnsi="Arial" w:cs="Arial"/>
        </w:rPr>
        <w:t>For TCR alpha sequencing:</w:t>
      </w:r>
    </w:p>
    <w:p w14:paraId="637AF68D" w14:textId="77777777" w:rsidR="00232E42" w:rsidRPr="007F3D5B" w:rsidRDefault="00232E42" w:rsidP="00BA4CA7">
      <w:pPr>
        <w:pStyle w:val="ListParagraph"/>
        <w:spacing w:after="0" w:line="240" w:lineRule="auto"/>
        <w:ind w:left="360"/>
        <w:rPr>
          <w:rFonts w:ascii="Arial" w:hAnsi="Arial" w:cs="Arial"/>
        </w:rPr>
      </w:pPr>
    </w:p>
    <w:p w14:paraId="7A5C1382" w14:textId="2C7E552C" w:rsidR="00232E42" w:rsidRPr="007F3D5B" w:rsidRDefault="00E90DDC" w:rsidP="005413FC">
      <w:pPr>
        <w:pStyle w:val="ListParagraph"/>
        <w:numPr>
          <w:ilvl w:val="0"/>
          <w:numId w:val="8"/>
        </w:numPr>
        <w:spacing w:after="0" w:line="240" w:lineRule="auto"/>
        <w:rPr>
          <w:rFonts w:ascii="Arial" w:hAnsi="Arial" w:cs="Arial"/>
        </w:rPr>
      </w:pPr>
      <w:r w:rsidRPr="007F3D5B">
        <w:rPr>
          <w:rFonts w:ascii="Arial" w:hAnsi="Arial" w:cs="Arial"/>
        </w:rPr>
        <w:t>Contact FH Adaptive Rep well in advance of desired sequencing since TCRA/D sequencing is only run quarterly.</w:t>
      </w:r>
      <w:r w:rsidR="00232E42" w:rsidRPr="007F3D5B">
        <w:rPr>
          <w:rFonts w:ascii="Arial" w:hAnsi="Arial" w:cs="Arial"/>
        </w:rPr>
        <w:t xml:space="preserve"> The calendar of runs will be added to the Bleakley lab calendar and posted on the TCR cloning channel of the Bleakley Lab Teams once available. The Adaptive REP wi</w:t>
      </w:r>
      <w:r w:rsidR="00D64CFB">
        <w:rPr>
          <w:rFonts w:ascii="Arial" w:hAnsi="Arial" w:cs="Arial"/>
        </w:rPr>
        <w:t>l</w:t>
      </w:r>
      <w:r w:rsidR="00232E42" w:rsidRPr="007F3D5B">
        <w:rPr>
          <w:rFonts w:ascii="Arial" w:hAnsi="Arial" w:cs="Arial"/>
        </w:rPr>
        <w:t>l provide</w:t>
      </w:r>
      <w:r w:rsidRPr="007F3D5B">
        <w:rPr>
          <w:rFonts w:ascii="Arial" w:hAnsi="Arial" w:cs="Arial"/>
        </w:rPr>
        <w:t xml:space="preserve"> </w:t>
      </w:r>
      <w:r w:rsidR="00232E42" w:rsidRPr="007F3D5B">
        <w:rPr>
          <w:rFonts w:ascii="Arial" w:hAnsi="Arial" w:cs="Arial"/>
        </w:rPr>
        <w:t>d</w:t>
      </w:r>
      <w:r w:rsidRPr="007F3D5B">
        <w:rPr>
          <w:rFonts w:ascii="Arial" w:hAnsi="Arial" w:cs="Arial"/>
        </w:rPr>
        <w:t xml:space="preserve">etailed instructions </w:t>
      </w:r>
      <w:r w:rsidR="00232E42" w:rsidRPr="007F3D5B">
        <w:rPr>
          <w:rFonts w:ascii="Arial" w:hAnsi="Arial" w:cs="Arial"/>
        </w:rPr>
        <w:t>for how to submit samples</w:t>
      </w:r>
      <w:r w:rsidRPr="007F3D5B">
        <w:rPr>
          <w:rFonts w:ascii="Arial" w:hAnsi="Arial" w:cs="Arial"/>
        </w:rPr>
        <w:t xml:space="preserve">. </w:t>
      </w:r>
    </w:p>
    <w:p w14:paraId="4C61FB6E" w14:textId="0F98F783" w:rsidR="00E90DDC" w:rsidRPr="007F3D5B" w:rsidRDefault="00E90DDC" w:rsidP="005413FC">
      <w:pPr>
        <w:pStyle w:val="ListParagraph"/>
        <w:numPr>
          <w:ilvl w:val="1"/>
          <w:numId w:val="8"/>
        </w:numPr>
        <w:spacing w:after="0" w:line="240" w:lineRule="auto"/>
        <w:rPr>
          <w:rFonts w:ascii="Arial" w:hAnsi="Arial" w:cs="Arial"/>
        </w:rPr>
      </w:pPr>
      <w:r w:rsidRPr="007F3D5B">
        <w:rPr>
          <w:rFonts w:ascii="Arial" w:hAnsi="Arial" w:cs="Arial"/>
        </w:rPr>
        <w:t>NB: as of 6/2020, IML will do TCRB but not TCRA/D sequencing.</w:t>
      </w:r>
    </w:p>
    <w:p w14:paraId="7DF1C8E9" w14:textId="77777777" w:rsidR="006142CA" w:rsidRPr="007F3D5B" w:rsidRDefault="006142CA" w:rsidP="006142CA">
      <w:pPr>
        <w:pStyle w:val="ListParagraph"/>
        <w:spacing w:after="0" w:line="240" w:lineRule="auto"/>
        <w:ind w:left="360"/>
        <w:rPr>
          <w:rFonts w:ascii="Arial" w:hAnsi="Arial" w:cs="Arial"/>
        </w:rPr>
      </w:pPr>
    </w:p>
    <w:p w14:paraId="3640631A" w14:textId="3FB58E0D" w:rsidR="00456244" w:rsidRPr="007F3D5B" w:rsidRDefault="00E90DDC" w:rsidP="005413FC">
      <w:pPr>
        <w:pStyle w:val="ListParagraph"/>
        <w:numPr>
          <w:ilvl w:val="0"/>
          <w:numId w:val="8"/>
        </w:numPr>
        <w:spacing w:after="0" w:line="240" w:lineRule="auto"/>
        <w:rPr>
          <w:rFonts w:ascii="Arial" w:hAnsi="Arial" w:cs="Arial"/>
        </w:rPr>
      </w:pPr>
      <w:r w:rsidRPr="007F3D5B">
        <w:rPr>
          <w:rFonts w:ascii="Arial" w:hAnsi="Arial" w:cs="Arial"/>
        </w:rPr>
        <w:t>Isolate genomic DNA using QIAGEN miniAMP kit, elute in TE buffer, and determine concentration as well as A260/A280 ratio.</w:t>
      </w:r>
    </w:p>
    <w:p w14:paraId="331768DB" w14:textId="77777777" w:rsidR="006142CA" w:rsidRPr="007F3D5B" w:rsidRDefault="006142CA" w:rsidP="006142CA">
      <w:pPr>
        <w:rPr>
          <w:rFonts w:ascii="Arial" w:hAnsi="Arial" w:cs="Arial"/>
        </w:rPr>
      </w:pPr>
    </w:p>
    <w:p w14:paraId="14AE6C6A" w14:textId="459DFE16" w:rsidR="00E90DDC" w:rsidRPr="007F3D5B" w:rsidRDefault="00E90DDC" w:rsidP="005413FC">
      <w:pPr>
        <w:pStyle w:val="ListParagraph"/>
        <w:numPr>
          <w:ilvl w:val="0"/>
          <w:numId w:val="8"/>
        </w:numPr>
        <w:spacing w:after="0" w:line="240" w:lineRule="auto"/>
        <w:rPr>
          <w:rFonts w:ascii="Arial" w:hAnsi="Arial" w:cs="Arial"/>
        </w:rPr>
      </w:pPr>
      <w:r w:rsidRPr="007F3D5B">
        <w:rPr>
          <w:rFonts w:ascii="Arial" w:hAnsi="Arial" w:cs="Arial"/>
        </w:rPr>
        <w:t xml:space="preserve">Submit samples to Adaptive in plate provided. Time to results is </w:t>
      </w:r>
      <w:r w:rsidR="00A22983">
        <w:rPr>
          <w:rFonts w:ascii="Arial" w:hAnsi="Arial" w:cs="Arial"/>
        </w:rPr>
        <w:t>4</w:t>
      </w:r>
      <w:r w:rsidR="00232E42" w:rsidRPr="007F3D5B">
        <w:rPr>
          <w:rFonts w:ascii="Arial" w:hAnsi="Arial" w:cs="Arial"/>
        </w:rPr>
        <w:t xml:space="preserve">-6 </w:t>
      </w:r>
      <w:r w:rsidRPr="007F3D5B">
        <w:rPr>
          <w:rFonts w:ascii="Arial" w:hAnsi="Arial" w:cs="Arial"/>
        </w:rPr>
        <w:t>weeks.</w:t>
      </w:r>
    </w:p>
    <w:p w14:paraId="0022DCB2" w14:textId="77777777" w:rsidR="00232E42" w:rsidRPr="006B21E1" w:rsidRDefault="00232E42" w:rsidP="006B21E1">
      <w:pPr>
        <w:pStyle w:val="ListParagraph"/>
        <w:rPr>
          <w:rFonts w:ascii="Arial" w:hAnsi="Arial" w:cs="Arial"/>
        </w:rPr>
      </w:pPr>
    </w:p>
    <w:p w14:paraId="6E099194" w14:textId="73DF5AF1" w:rsidR="00232E42" w:rsidRPr="007F3D5B" w:rsidRDefault="00232E42" w:rsidP="00232E42">
      <w:pPr>
        <w:rPr>
          <w:rFonts w:ascii="Arial" w:hAnsi="Arial" w:cs="Arial"/>
        </w:rPr>
      </w:pPr>
      <w:r w:rsidRPr="007F3D5B">
        <w:rPr>
          <w:rFonts w:ascii="Arial" w:hAnsi="Arial" w:cs="Arial"/>
        </w:rPr>
        <w:t>For TCR beta sequencing:</w:t>
      </w:r>
    </w:p>
    <w:p w14:paraId="5AB0B561" w14:textId="482B1E62" w:rsidR="00232E42" w:rsidRPr="007F3D5B" w:rsidRDefault="00232E42" w:rsidP="00232E42">
      <w:pPr>
        <w:rPr>
          <w:rFonts w:ascii="Arial" w:hAnsi="Arial" w:cs="Arial"/>
        </w:rPr>
      </w:pPr>
    </w:p>
    <w:p w14:paraId="39396EC4" w14:textId="59297BCA" w:rsidR="00232E42" w:rsidRDefault="00232E42" w:rsidP="005413FC">
      <w:pPr>
        <w:pStyle w:val="ListParagraph"/>
        <w:numPr>
          <w:ilvl w:val="0"/>
          <w:numId w:val="25"/>
        </w:numPr>
        <w:rPr>
          <w:rFonts w:ascii="Arial" w:hAnsi="Arial" w:cs="Arial"/>
        </w:rPr>
      </w:pPr>
      <w:r w:rsidRPr="007F3D5B">
        <w:rPr>
          <w:rFonts w:ascii="Arial" w:hAnsi="Arial" w:cs="Arial"/>
        </w:rPr>
        <w:t xml:space="preserve">Can be done through Fred Hutch Immune Monitoring Lab (IML). Request service in iLab. Contact IML (as of 09/2020, contact was Mason Lai) and submit either a cell pellet from your T cell clone or </w:t>
      </w:r>
      <w:r w:rsidR="007F3D5B" w:rsidRPr="007F3D5B">
        <w:rPr>
          <w:rFonts w:ascii="Arial" w:hAnsi="Arial" w:cs="Arial"/>
        </w:rPr>
        <w:t>genomic DNA extracted from your T cell clone. Time to results is about 2-4 weeks.</w:t>
      </w:r>
    </w:p>
    <w:p w14:paraId="277EE082" w14:textId="77777777" w:rsidR="00A22983" w:rsidRPr="007F3D5B" w:rsidRDefault="00A22983" w:rsidP="00A22983">
      <w:pPr>
        <w:pStyle w:val="ListParagraph"/>
        <w:ind w:left="360"/>
        <w:rPr>
          <w:rFonts w:ascii="Arial" w:hAnsi="Arial" w:cs="Arial"/>
        </w:rPr>
      </w:pPr>
    </w:p>
    <w:p w14:paraId="35E8706A" w14:textId="625FAEE1" w:rsidR="007F3D5B" w:rsidRPr="006B21E1" w:rsidRDefault="007F3D5B" w:rsidP="005413FC">
      <w:pPr>
        <w:pStyle w:val="ListParagraph"/>
        <w:numPr>
          <w:ilvl w:val="0"/>
          <w:numId w:val="25"/>
        </w:numPr>
        <w:rPr>
          <w:rFonts w:ascii="Arial" w:hAnsi="Arial" w:cs="Arial"/>
        </w:rPr>
      </w:pPr>
      <w:r w:rsidRPr="007F3D5B">
        <w:rPr>
          <w:rFonts w:ascii="Arial" w:hAnsi="Arial" w:cs="Arial"/>
        </w:rPr>
        <w:t>TCR beta sequencing can also be submitted directly to Adaptive, i.e., included along with samples for TCR alpha sequencing as above if the timing is better.</w:t>
      </w:r>
    </w:p>
    <w:p w14:paraId="2227D288" w14:textId="4FE1A104" w:rsidR="00E90DDC" w:rsidRPr="007F3D5B" w:rsidRDefault="00E90DDC" w:rsidP="001C04B9">
      <w:pPr>
        <w:pStyle w:val="Heading1"/>
        <w:spacing w:before="0"/>
        <w:rPr>
          <w:rFonts w:ascii="Arial" w:hAnsi="Arial" w:cs="Arial"/>
        </w:rPr>
      </w:pPr>
    </w:p>
    <w:p w14:paraId="195835A6" w14:textId="77777777" w:rsidR="006F2BEC" w:rsidRDefault="006F2BEC">
      <w:pPr>
        <w:rPr>
          <w:rFonts w:ascii="Arial" w:eastAsiaTheme="majorEastAsia" w:hAnsi="Arial" w:cs="Arial"/>
          <w:color w:val="2F5496" w:themeColor="accent1" w:themeShade="BF"/>
          <w:sz w:val="32"/>
          <w:szCs w:val="32"/>
        </w:rPr>
      </w:pPr>
      <w:r>
        <w:rPr>
          <w:rFonts w:ascii="Arial" w:hAnsi="Arial" w:cs="Arial"/>
        </w:rPr>
        <w:br w:type="page"/>
      </w:r>
    </w:p>
    <w:p w14:paraId="1DEAF337" w14:textId="59AE935D" w:rsidR="00992279" w:rsidRPr="007F3D5B" w:rsidRDefault="00992279" w:rsidP="001C04B9">
      <w:pPr>
        <w:pStyle w:val="Heading1"/>
        <w:spacing w:before="0"/>
        <w:rPr>
          <w:rFonts w:ascii="Arial" w:hAnsi="Arial" w:cs="Arial"/>
        </w:rPr>
      </w:pPr>
      <w:bookmarkStart w:id="3" w:name="_Toc79134750"/>
      <w:r w:rsidRPr="007F3D5B">
        <w:rPr>
          <w:rFonts w:ascii="Arial" w:hAnsi="Arial" w:cs="Arial"/>
        </w:rPr>
        <w:lastRenderedPageBreak/>
        <w:t>Assembling TCR consensus sequences</w:t>
      </w:r>
      <w:bookmarkEnd w:id="3"/>
    </w:p>
    <w:p w14:paraId="4687ABE2" w14:textId="5DD9E806" w:rsidR="00992279" w:rsidRPr="007F3D5B" w:rsidRDefault="00992279" w:rsidP="00992279">
      <w:pPr>
        <w:rPr>
          <w:rFonts w:ascii="Arial" w:hAnsi="Arial" w:cs="Arial"/>
        </w:rPr>
      </w:pPr>
    </w:p>
    <w:p w14:paraId="3D1B4349" w14:textId="26C59EA5" w:rsidR="00795300" w:rsidRPr="00A22983" w:rsidRDefault="00992279" w:rsidP="00992279">
      <w:pPr>
        <w:rPr>
          <w:rFonts w:ascii="Arial" w:hAnsi="Arial" w:cs="Arial"/>
          <w:color w:val="000000"/>
          <w:sz w:val="22"/>
          <w:szCs w:val="22"/>
        </w:rPr>
      </w:pPr>
      <w:r w:rsidRPr="007F3D5B">
        <w:rPr>
          <w:rFonts w:ascii="Arial" w:hAnsi="Arial" w:cs="Arial"/>
          <w:color w:val="000000"/>
          <w:sz w:val="22"/>
          <w:szCs w:val="22"/>
        </w:rPr>
        <w:t>You can do this using either RACE-PCR sequence or Adaptive sequence. RACE gives longer nt sequence so can increase confidence. If possible have at least 2 overlapping sequences (fwd/rev, RACE and Adaptive).</w:t>
      </w:r>
      <w:r w:rsidR="00A22983">
        <w:rPr>
          <w:rFonts w:ascii="Arial" w:hAnsi="Arial" w:cs="Arial"/>
          <w:color w:val="000000"/>
          <w:sz w:val="22"/>
          <w:szCs w:val="22"/>
        </w:rPr>
        <w:t xml:space="preserve"> </w:t>
      </w:r>
      <w:r w:rsidR="00795300" w:rsidRPr="00A22983">
        <w:rPr>
          <w:rFonts w:ascii="Arial" w:hAnsi="Arial" w:cs="Arial"/>
          <w:i/>
          <w:iCs/>
          <w:color w:val="000000"/>
          <w:sz w:val="22"/>
          <w:szCs w:val="22"/>
        </w:rPr>
        <w:t xml:space="preserve">Note: A detailed example powerpoint is saved </w:t>
      </w:r>
      <w:r w:rsidR="000644B7" w:rsidRPr="00A22983">
        <w:rPr>
          <w:rFonts w:ascii="Arial" w:hAnsi="Arial" w:cs="Arial"/>
          <w:i/>
          <w:iCs/>
          <w:color w:val="000000"/>
          <w:sz w:val="22"/>
          <w:szCs w:val="22"/>
        </w:rPr>
        <w:t>on Teams (</w:t>
      </w:r>
      <w:r w:rsidR="00040099" w:rsidRPr="00A22983">
        <w:rPr>
          <w:rFonts w:ascii="Arial" w:hAnsi="Arial" w:cs="Arial"/>
          <w:i/>
          <w:iCs/>
          <w:color w:val="000000"/>
          <w:sz w:val="22"/>
          <w:szCs w:val="22"/>
        </w:rPr>
        <w:t>Bleakley lab&gt;TCR cloning&gt;Files&gt;SOPs and examples&gt;TCR reconstruction</w:t>
      </w:r>
      <w:r w:rsidR="00DB581C" w:rsidRPr="00A22983">
        <w:rPr>
          <w:rFonts w:ascii="Arial" w:hAnsi="Arial" w:cs="Arial"/>
          <w:i/>
          <w:iCs/>
          <w:color w:val="000000"/>
          <w:sz w:val="22"/>
          <w:szCs w:val="22"/>
        </w:rPr>
        <w:t>.pptx) and on the server</w:t>
      </w:r>
      <w:r w:rsidR="00C926C8" w:rsidRPr="00A22983">
        <w:rPr>
          <w:rFonts w:ascii="Arial" w:hAnsi="Arial" w:cs="Arial"/>
          <w:i/>
          <w:iCs/>
          <w:color w:val="000000"/>
          <w:sz w:val="22"/>
          <w:szCs w:val="22"/>
        </w:rPr>
        <w:t xml:space="preserve"> (</w:t>
      </w:r>
      <w:r w:rsidR="000A00CA" w:rsidRPr="00A22983">
        <w:rPr>
          <w:rFonts w:ascii="Arial" w:hAnsi="Arial" w:cs="Arial"/>
          <w:i/>
          <w:iCs/>
          <w:color w:val="000000"/>
          <w:sz w:val="22"/>
          <w:szCs w:val="22"/>
        </w:rPr>
        <w:t>Bleakley lab</w:t>
      </w:r>
      <w:r w:rsidR="00CF0D82" w:rsidRPr="00A22983">
        <w:rPr>
          <w:rFonts w:ascii="Arial" w:hAnsi="Arial" w:cs="Arial"/>
          <w:i/>
          <w:iCs/>
          <w:color w:val="000000"/>
          <w:sz w:val="22"/>
          <w:szCs w:val="22"/>
        </w:rPr>
        <w:t>&gt;Michelle&gt;Protocols&gt;TCR reconstruction.pptx)</w:t>
      </w:r>
    </w:p>
    <w:p w14:paraId="1B75058F" w14:textId="77777777" w:rsidR="00992279" w:rsidRPr="007F3D5B" w:rsidRDefault="00992279" w:rsidP="00992279">
      <w:pPr>
        <w:rPr>
          <w:rFonts w:ascii="Arial" w:hAnsi="Arial" w:cs="Arial"/>
          <w:color w:val="000000"/>
          <w:sz w:val="22"/>
          <w:szCs w:val="22"/>
        </w:rPr>
      </w:pPr>
    </w:p>
    <w:p w14:paraId="4D366581" w14:textId="126E7F27" w:rsidR="00992279" w:rsidRPr="007F3D5B" w:rsidRDefault="00992279" w:rsidP="005413FC">
      <w:pPr>
        <w:pStyle w:val="ListParagraph"/>
        <w:numPr>
          <w:ilvl w:val="0"/>
          <w:numId w:val="10"/>
        </w:numPr>
        <w:spacing w:after="0" w:line="240" w:lineRule="auto"/>
        <w:rPr>
          <w:rFonts w:ascii="Arial" w:hAnsi="Arial" w:cs="Arial"/>
          <w:color w:val="000000" w:themeColor="text1"/>
        </w:rPr>
      </w:pPr>
      <w:r w:rsidRPr="007F3D5B">
        <w:rPr>
          <w:rFonts w:ascii="Arial" w:hAnsi="Arial" w:cs="Arial"/>
          <w:color w:val="000000" w:themeColor="text1"/>
        </w:rPr>
        <w:t>Search your beta or alpha chain sequence on IMGT (</w:t>
      </w:r>
      <w:hyperlink r:id="rId11" w:history="1">
        <w:r w:rsidRPr="007F3D5B">
          <w:rPr>
            <w:rStyle w:val="Hyperlink"/>
            <w:rFonts w:ascii="Arial" w:hAnsi="Arial" w:cs="Arial"/>
          </w:rPr>
          <w:t>http://www.imgt.org/IMGT_vquest/vquest?livret=0&amp;Option=humanTcR</w:t>
        </w:r>
      </w:hyperlink>
      <w:r w:rsidRPr="007F3D5B">
        <w:rPr>
          <w:rFonts w:ascii="Arial" w:hAnsi="Arial" w:cs="Arial"/>
          <w:color w:val="000000" w:themeColor="text1"/>
        </w:rPr>
        <w:t xml:space="preserve">). </w:t>
      </w:r>
    </w:p>
    <w:p w14:paraId="5EADFCAD" w14:textId="33293FE3" w:rsidR="00992279" w:rsidRPr="007F3D5B" w:rsidRDefault="00992279" w:rsidP="005413FC">
      <w:pPr>
        <w:pStyle w:val="ListParagraph"/>
        <w:numPr>
          <w:ilvl w:val="1"/>
          <w:numId w:val="10"/>
        </w:numPr>
        <w:spacing w:after="0" w:line="240" w:lineRule="auto"/>
        <w:rPr>
          <w:rFonts w:ascii="Arial" w:hAnsi="Arial" w:cs="Arial"/>
          <w:color w:val="000000" w:themeColor="text1"/>
        </w:rPr>
      </w:pPr>
      <w:r w:rsidRPr="007F3D5B">
        <w:rPr>
          <w:rFonts w:ascii="Arial" w:hAnsi="Arial" w:cs="Arial"/>
          <w:color w:val="000000" w:themeColor="text1"/>
        </w:rPr>
        <w:t>Identify appropriate V, D (if applicable), and J regions.</w:t>
      </w:r>
    </w:p>
    <w:p w14:paraId="0802D335" w14:textId="6E031D0B" w:rsidR="00992279" w:rsidRPr="007F3D5B" w:rsidRDefault="00992279" w:rsidP="005413FC">
      <w:pPr>
        <w:pStyle w:val="ListParagraph"/>
        <w:numPr>
          <w:ilvl w:val="1"/>
          <w:numId w:val="10"/>
        </w:numPr>
        <w:spacing w:after="0" w:line="240" w:lineRule="auto"/>
        <w:rPr>
          <w:rFonts w:ascii="Arial" w:hAnsi="Arial" w:cs="Arial"/>
          <w:color w:val="000000" w:themeColor="text1"/>
        </w:rPr>
      </w:pPr>
      <w:r w:rsidRPr="007F3D5B">
        <w:rPr>
          <w:rFonts w:ascii="Arial" w:hAnsi="Arial" w:cs="Arial"/>
          <w:color w:val="000000" w:themeColor="text1"/>
        </w:rPr>
        <w:t>Save IMGT output as PDF.</w:t>
      </w:r>
    </w:p>
    <w:p w14:paraId="6F6D4BF4" w14:textId="2B24BA03" w:rsidR="00992279" w:rsidRPr="007F3D5B" w:rsidRDefault="00992279" w:rsidP="005413FC">
      <w:pPr>
        <w:pStyle w:val="ListParagraph"/>
        <w:numPr>
          <w:ilvl w:val="1"/>
          <w:numId w:val="10"/>
        </w:numPr>
        <w:spacing w:after="0" w:line="240" w:lineRule="auto"/>
        <w:rPr>
          <w:rFonts w:ascii="Arial" w:hAnsi="Arial" w:cs="Arial"/>
          <w:color w:val="000000" w:themeColor="text1"/>
        </w:rPr>
      </w:pPr>
      <w:r w:rsidRPr="007F3D5B">
        <w:rPr>
          <w:rFonts w:ascii="Arial" w:hAnsi="Arial" w:cs="Arial"/>
          <w:color w:val="000000" w:themeColor="text1"/>
        </w:rPr>
        <w:t>Note V and J regions used in spreadsheet.</w:t>
      </w:r>
    </w:p>
    <w:p w14:paraId="3B00DBB5" w14:textId="77777777" w:rsidR="00A62EC6" w:rsidRPr="007F3D5B" w:rsidRDefault="00A62EC6" w:rsidP="00A62EC6">
      <w:pPr>
        <w:pStyle w:val="ListParagraph"/>
        <w:spacing w:after="0" w:line="240" w:lineRule="auto"/>
        <w:ind w:left="1080"/>
        <w:rPr>
          <w:rFonts w:ascii="Arial" w:hAnsi="Arial" w:cs="Arial"/>
          <w:color w:val="000000" w:themeColor="text1"/>
        </w:rPr>
      </w:pPr>
    </w:p>
    <w:p w14:paraId="75E64F71" w14:textId="3BE06963" w:rsidR="00992279" w:rsidRPr="007F3D5B" w:rsidRDefault="00992279" w:rsidP="005413FC">
      <w:pPr>
        <w:pStyle w:val="ListParagraph"/>
        <w:numPr>
          <w:ilvl w:val="0"/>
          <w:numId w:val="10"/>
        </w:numPr>
        <w:spacing w:after="0" w:line="240" w:lineRule="auto"/>
        <w:rPr>
          <w:rFonts w:ascii="Arial" w:hAnsi="Arial" w:cs="Arial"/>
          <w:color w:val="000000" w:themeColor="text1"/>
        </w:rPr>
      </w:pPr>
      <w:r w:rsidRPr="007F3D5B">
        <w:rPr>
          <w:rFonts w:ascii="Arial" w:hAnsi="Arial" w:cs="Arial"/>
          <w:color w:val="000000" w:themeColor="text1"/>
        </w:rPr>
        <w:t>Search for V region sequence in IMGT Gene</w:t>
      </w:r>
    </w:p>
    <w:p w14:paraId="71104F5C" w14:textId="63E063D0" w:rsidR="00992279" w:rsidRPr="007F3D5B" w:rsidRDefault="00992279" w:rsidP="005413FC">
      <w:pPr>
        <w:pStyle w:val="ListParagraph"/>
        <w:numPr>
          <w:ilvl w:val="1"/>
          <w:numId w:val="10"/>
        </w:numPr>
        <w:spacing w:after="0" w:line="240" w:lineRule="auto"/>
        <w:rPr>
          <w:rFonts w:ascii="Arial" w:hAnsi="Arial" w:cs="Arial"/>
          <w:color w:val="000000" w:themeColor="text1"/>
        </w:rPr>
      </w:pPr>
      <w:r w:rsidRPr="007F3D5B">
        <w:rPr>
          <w:rFonts w:ascii="Arial" w:hAnsi="Arial" w:cs="Arial"/>
          <w:color w:val="000000" w:themeColor="text1"/>
        </w:rPr>
        <w:t>Select "Homo sapiens", TR, "Variable" or "Joining", and "functional" then click submit.</w:t>
      </w:r>
    </w:p>
    <w:p w14:paraId="2F0D757E" w14:textId="4FF3F884" w:rsidR="00992279" w:rsidRPr="007F3D5B" w:rsidRDefault="00992279" w:rsidP="005413FC">
      <w:pPr>
        <w:pStyle w:val="ListParagraph"/>
        <w:numPr>
          <w:ilvl w:val="1"/>
          <w:numId w:val="10"/>
        </w:numPr>
        <w:spacing w:after="0" w:line="240" w:lineRule="auto"/>
        <w:rPr>
          <w:rFonts w:ascii="Arial" w:hAnsi="Arial" w:cs="Arial"/>
          <w:color w:val="000000" w:themeColor="text1"/>
        </w:rPr>
      </w:pPr>
      <w:r w:rsidRPr="007F3D5B">
        <w:rPr>
          <w:rFonts w:ascii="Arial" w:hAnsi="Arial" w:cs="Arial"/>
          <w:color w:val="000000" w:themeColor="text1"/>
        </w:rPr>
        <w:t xml:space="preserve">Check appropriate boxes for V or J regions </w:t>
      </w:r>
      <w:r w:rsidR="00396549" w:rsidRPr="007F3D5B">
        <w:rPr>
          <w:rFonts w:ascii="Arial" w:hAnsi="Arial" w:cs="Arial"/>
          <w:color w:val="000000" w:themeColor="text1"/>
        </w:rPr>
        <w:t>(Step 3)</w:t>
      </w:r>
      <w:r w:rsidRPr="007F3D5B">
        <w:rPr>
          <w:rFonts w:ascii="Arial" w:hAnsi="Arial" w:cs="Arial"/>
          <w:color w:val="000000" w:themeColor="text1"/>
        </w:rPr>
        <w:t xml:space="preserve"> from list that is pulled up.</w:t>
      </w:r>
    </w:p>
    <w:p w14:paraId="5368725C" w14:textId="04FC7B8A" w:rsidR="00992279" w:rsidRPr="007F3D5B" w:rsidRDefault="00992279" w:rsidP="005413FC">
      <w:pPr>
        <w:pStyle w:val="ListParagraph"/>
        <w:numPr>
          <w:ilvl w:val="1"/>
          <w:numId w:val="10"/>
        </w:numPr>
        <w:spacing w:after="0" w:line="240" w:lineRule="auto"/>
        <w:rPr>
          <w:rFonts w:ascii="Arial" w:hAnsi="Arial" w:cs="Arial"/>
          <w:color w:val="000000" w:themeColor="text1"/>
        </w:rPr>
      </w:pPr>
      <w:r w:rsidRPr="007F3D5B">
        <w:rPr>
          <w:rFonts w:ascii="Arial" w:hAnsi="Arial" w:cs="Arial"/>
          <w:color w:val="000000" w:themeColor="text1"/>
        </w:rPr>
        <w:t>Then below list of genes under "IMGT label extraction from IMGT/LIGM-DB reference sequences (F+ORF+all P)" under choose label select "L-Part1+V-exon"</w:t>
      </w:r>
    </w:p>
    <w:p w14:paraId="68F809BD" w14:textId="152D0FC6" w:rsidR="00992279" w:rsidRPr="007F3D5B" w:rsidRDefault="00992279" w:rsidP="005413FC">
      <w:pPr>
        <w:pStyle w:val="ListParagraph"/>
        <w:numPr>
          <w:ilvl w:val="1"/>
          <w:numId w:val="10"/>
        </w:numPr>
        <w:spacing w:after="0" w:line="240" w:lineRule="auto"/>
        <w:rPr>
          <w:rFonts w:ascii="Arial" w:hAnsi="Arial" w:cs="Arial"/>
          <w:color w:val="000000" w:themeColor="text1"/>
        </w:rPr>
      </w:pPr>
      <w:r w:rsidRPr="007F3D5B">
        <w:rPr>
          <w:rFonts w:ascii="Arial" w:hAnsi="Arial" w:cs="Arial"/>
          <w:color w:val="000000" w:themeColor="text1"/>
        </w:rPr>
        <w:t>Copy and paste into excel spreadsheet. These will be your reference V sequences.</w:t>
      </w:r>
    </w:p>
    <w:p w14:paraId="7CC2CC1C" w14:textId="77777777" w:rsidR="00A62EC6" w:rsidRPr="007F3D5B" w:rsidRDefault="00A62EC6" w:rsidP="00A62EC6">
      <w:pPr>
        <w:pStyle w:val="ListParagraph"/>
        <w:spacing w:after="0" w:line="240" w:lineRule="auto"/>
        <w:ind w:left="1080"/>
        <w:rPr>
          <w:rFonts w:ascii="Arial" w:hAnsi="Arial" w:cs="Arial"/>
          <w:color w:val="000000" w:themeColor="text1"/>
        </w:rPr>
      </w:pPr>
    </w:p>
    <w:p w14:paraId="0E9A7B18" w14:textId="26EE4350" w:rsidR="00992279" w:rsidRPr="007F3D5B" w:rsidRDefault="004E0A0D" w:rsidP="005413FC">
      <w:pPr>
        <w:pStyle w:val="ListParagraph"/>
        <w:numPr>
          <w:ilvl w:val="0"/>
          <w:numId w:val="10"/>
        </w:numPr>
        <w:spacing w:after="0" w:line="240" w:lineRule="auto"/>
        <w:rPr>
          <w:rFonts w:ascii="Arial" w:hAnsi="Arial" w:cs="Arial"/>
          <w:color w:val="000000" w:themeColor="text1"/>
        </w:rPr>
      </w:pPr>
      <w:r w:rsidRPr="007F3D5B">
        <w:rPr>
          <w:rFonts w:ascii="Arial" w:hAnsi="Arial" w:cs="Arial"/>
          <w:color w:val="000000" w:themeColor="text1"/>
        </w:rPr>
        <w:t>Repeat Step 2</w:t>
      </w:r>
      <w:r w:rsidR="00992279" w:rsidRPr="007F3D5B">
        <w:rPr>
          <w:rFonts w:ascii="Arial" w:hAnsi="Arial" w:cs="Arial"/>
          <w:color w:val="000000" w:themeColor="text1"/>
        </w:rPr>
        <w:t xml:space="preserve"> for J regions</w:t>
      </w:r>
      <w:r w:rsidRPr="007F3D5B">
        <w:rPr>
          <w:rFonts w:ascii="Arial" w:hAnsi="Arial" w:cs="Arial"/>
          <w:color w:val="000000" w:themeColor="text1"/>
        </w:rPr>
        <w:t xml:space="preserve"> </w:t>
      </w:r>
      <w:r w:rsidR="00992279" w:rsidRPr="007F3D5B">
        <w:rPr>
          <w:rFonts w:ascii="Arial" w:hAnsi="Arial" w:cs="Arial"/>
          <w:color w:val="000000" w:themeColor="text1"/>
        </w:rPr>
        <w:t>--</w:t>
      </w:r>
      <w:r w:rsidRPr="007F3D5B">
        <w:rPr>
          <w:rFonts w:ascii="Arial" w:hAnsi="Arial" w:cs="Arial"/>
          <w:color w:val="000000" w:themeColor="text1"/>
        </w:rPr>
        <w:t xml:space="preserve"> </w:t>
      </w:r>
      <w:r w:rsidR="00992279" w:rsidRPr="007F3D5B">
        <w:rPr>
          <w:rFonts w:ascii="Arial" w:hAnsi="Arial" w:cs="Arial"/>
          <w:color w:val="000000" w:themeColor="text1"/>
        </w:rPr>
        <w:t xml:space="preserve">make sure you are not getting introns. </w:t>
      </w:r>
    </w:p>
    <w:p w14:paraId="749FC9DD" w14:textId="77777777" w:rsidR="00A62EC6" w:rsidRPr="007F3D5B" w:rsidRDefault="00A62EC6" w:rsidP="00A62EC6">
      <w:pPr>
        <w:pStyle w:val="ListParagraph"/>
        <w:spacing w:after="0" w:line="240" w:lineRule="auto"/>
        <w:ind w:left="360"/>
        <w:rPr>
          <w:rFonts w:ascii="Arial" w:hAnsi="Arial" w:cs="Arial"/>
          <w:color w:val="000000" w:themeColor="text1"/>
        </w:rPr>
      </w:pPr>
    </w:p>
    <w:p w14:paraId="24981C61" w14:textId="28DD1F60" w:rsidR="00992279" w:rsidRPr="007F3D5B" w:rsidRDefault="00992279" w:rsidP="005413FC">
      <w:pPr>
        <w:pStyle w:val="ListParagraph"/>
        <w:numPr>
          <w:ilvl w:val="0"/>
          <w:numId w:val="10"/>
        </w:numPr>
        <w:spacing w:after="0" w:line="240" w:lineRule="auto"/>
        <w:rPr>
          <w:rFonts w:ascii="Arial" w:hAnsi="Arial" w:cs="Arial"/>
          <w:color w:val="000000" w:themeColor="text1"/>
        </w:rPr>
      </w:pPr>
      <w:r w:rsidRPr="007F3D5B">
        <w:rPr>
          <w:rFonts w:ascii="Arial" w:hAnsi="Arial" w:cs="Arial"/>
          <w:color w:val="000000" w:themeColor="text1"/>
        </w:rPr>
        <w:t xml:space="preserve">Align original sequence (RACE-PCR and/or Adaptive) with V- and J-regions, as well as constant region (only if RACE-PCR </w:t>
      </w:r>
      <w:r w:rsidR="00400646" w:rsidRPr="007F3D5B">
        <w:rPr>
          <w:rFonts w:ascii="Arial" w:hAnsi="Arial" w:cs="Arial"/>
          <w:color w:val="000000" w:themeColor="text1"/>
        </w:rPr>
        <w:t>was used</w:t>
      </w:r>
      <w:r w:rsidRPr="007F3D5B">
        <w:rPr>
          <w:rFonts w:ascii="Arial" w:hAnsi="Arial" w:cs="Arial"/>
          <w:color w:val="000000" w:themeColor="text1"/>
        </w:rPr>
        <w:t>)</w:t>
      </w:r>
    </w:p>
    <w:p w14:paraId="7081276D" w14:textId="621AB1A3" w:rsidR="00992279" w:rsidRPr="007F3D5B" w:rsidRDefault="00992279" w:rsidP="005413FC">
      <w:pPr>
        <w:pStyle w:val="ListParagraph"/>
        <w:numPr>
          <w:ilvl w:val="1"/>
          <w:numId w:val="10"/>
        </w:numPr>
        <w:spacing w:after="0" w:line="240" w:lineRule="auto"/>
        <w:rPr>
          <w:rFonts w:ascii="Arial" w:hAnsi="Arial" w:cs="Arial"/>
          <w:color w:val="000000" w:themeColor="text1"/>
        </w:rPr>
      </w:pPr>
      <w:r w:rsidRPr="007F3D5B">
        <w:rPr>
          <w:rFonts w:ascii="Arial" w:hAnsi="Arial" w:cs="Arial"/>
          <w:color w:val="000000" w:themeColor="text1"/>
        </w:rPr>
        <w:t>Open Sequencher</w:t>
      </w:r>
    </w:p>
    <w:p w14:paraId="17031177" w14:textId="10E8A436" w:rsidR="00992279" w:rsidRPr="007F3D5B" w:rsidRDefault="00992279" w:rsidP="005413FC">
      <w:pPr>
        <w:pStyle w:val="ListParagraph"/>
        <w:numPr>
          <w:ilvl w:val="1"/>
          <w:numId w:val="10"/>
        </w:numPr>
        <w:spacing w:after="0" w:line="240" w:lineRule="auto"/>
        <w:rPr>
          <w:rFonts w:ascii="Arial" w:hAnsi="Arial" w:cs="Arial"/>
          <w:color w:val="000000" w:themeColor="text1"/>
        </w:rPr>
      </w:pPr>
      <w:r w:rsidRPr="007F3D5B">
        <w:rPr>
          <w:rFonts w:ascii="Arial" w:hAnsi="Arial" w:cs="Arial"/>
          <w:color w:val="000000" w:themeColor="text1"/>
        </w:rPr>
        <w:t>Import .ab1 files for sequenced RACE products. If reverse sequence, under View, select "Reverse &amp; Comp". Trim Ns.</w:t>
      </w:r>
    </w:p>
    <w:p w14:paraId="0275C625" w14:textId="247EA4B3" w:rsidR="00992279" w:rsidRPr="007F3D5B" w:rsidRDefault="00992279" w:rsidP="005413FC">
      <w:pPr>
        <w:pStyle w:val="ListParagraph"/>
        <w:numPr>
          <w:ilvl w:val="1"/>
          <w:numId w:val="10"/>
        </w:numPr>
        <w:spacing w:after="0" w:line="240" w:lineRule="auto"/>
        <w:rPr>
          <w:rFonts w:ascii="Arial" w:hAnsi="Arial" w:cs="Arial"/>
          <w:color w:val="000000" w:themeColor="text1"/>
        </w:rPr>
      </w:pPr>
      <w:r w:rsidRPr="007F3D5B">
        <w:rPr>
          <w:rFonts w:ascii="Arial" w:hAnsi="Arial" w:cs="Arial"/>
          <w:color w:val="000000" w:themeColor="text1"/>
        </w:rPr>
        <w:t>Import ApE files for any reference sequences (any file type)</w:t>
      </w:r>
    </w:p>
    <w:p w14:paraId="406ED345" w14:textId="75F8E9F4" w:rsidR="00992279" w:rsidRPr="007F3D5B" w:rsidRDefault="00992279" w:rsidP="005413FC">
      <w:pPr>
        <w:pStyle w:val="ListParagraph"/>
        <w:numPr>
          <w:ilvl w:val="1"/>
          <w:numId w:val="10"/>
        </w:numPr>
        <w:spacing w:after="0" w:line="240" w:lineRule="auto"/>
        <w:rPr>
          <w:rFonts w:ascii="Arial" w:hAnsi="Arial" w:cs="Arial"/>
          <w:color w:val="000000" w:themeColor="text1"/>
        </w:rPr>
      </w:pPr>
      <w:r w:rsidRPr="007F3D5B">
        <w:rPr>
          <w:rFonts w:ascii="Arial" w:hAnsi="Arial" w:cs="Arial"/>
          <w:color w:val="000000" w:themeColor="text1"/>
        </w:rPr>
        <w:t>Create new sequences for V and J region nt sequences for Adaptive sequence.</w:t>
      </w:r>
    </w:p>
    <w:p w14:paraId="6A749D0C" w14:textId="18E0FD34" w:rsidR="00992279" w:rsidRPr="007F3D5B" w:rsidRDefault="00992279" w:rsidP="005413FC">
      <w:pPr>
        <w:pStyle w:val="ListParagraph"/>
        <w:numPr>
          <w:ilvl w:val="1"/>
          <w:numId w:val="10"/>
        </w:numPr>
        <w:spacing w:after="0" w:line="240" w:lineRule="auto"/>
        <w:rPr>
          <w:rFonts w:ascii="Arial" w:hAnsi="Arial" w:cs="Arial"/>
          <w:color w:val="000000" w:themeColor="text1"/>
        </w:rPr>
      </w:pPr>
      <w:r w:rsidRPr="007F3D5B">
        <w:rPr>
          <w:rFonts w:ascii="Arial" w:hAnsi="Arial" w:cs="Arial"/>
          <w:color w:val="000000" w:themeColor="text1"/>
        </w:rPr>
        <w:t>Highlight all sequences and click "Align automatically". You should not need to change from standard parameters or do anything fancy.</w:t>
      </w:r>
    </w:p>
    <w:p w14:paraId="6E6033BB" w14:textId="71AEA0A8" w:rsidR="00992279" w:rsidRPr="007F3D5B" w:rsidRDefault="00992279" w:rsidP="005413FC">
      <w:pPr>
        <w:pStyle w:val="ListParagraph"/>
        <w:numPr>
          <w:ilvl w:val="1"/>
          <w:numId w:val="10"/>
        </w:numPr>
        <w:spacing w:after="0" w:line="240" w:lineRule="auto"/>
        <w:rPr>
          <w:rFonts w:ascii="Arial" w:hAnsi="Arial" w:cs="Arial"/>
          <w:color w:val="000000" w:themeColor="text1"/>
        </w:rPr>
      </w:pPr>
      <w:r w:rsidRPr="007F3D5B">
        <w:rPr>
          <w:rFonts w:ascii="Arial" w:hAnsi="Arial" w:cs="Arial"/>
          <w:color w:val="000000" w:themeColor="text1"/>
        </w:rPr>
        <w:t>Double click on the resulting contig and click "Bases" to view at NT level.</w:t>
      </w:r>
    </w:p>
    <w:p w14:paraId="47328155" w14:textId="31100657" w:rsidR="00992279" w:rsidRPr="007F3D5B" w:rsidRDefault="00992279" w:rsidP="005413FC">
      <w:pPr>
        <w:pStyle w:val="ListParagraph"/>
        <w:numPr>
          <w:ilvl w:val="1"/>
          <w:numId w:val="10"/>
        </w:numPr>
        <w:spacing w:after="0" w:line="240" w:lineRule="auto"/>
        <w:rPr>
          <w:rFonts w:ascii="Arial" w:hAnsi="Arial" w:cs="Arial"/>
          <w:color w:val="000000" w:themeColor="text1"/>
        </w:rPr>
      </w:pPr>
      <w:r w:rsidRPr="007F3D5B">
        <w:rPr>
          <w:rFonts w:ascii="Arial" w:hAnsi="Arial" w:cs="Arial"/>
          <w:color w:val="000000" w:themeColor="text1"/>
        </w:rPr>
        <w:t>If RACE product included, delete 5' sequence up to where it aligns with the start codon of the V-region.</w:t>
      </w:r>
    </w:p>
    <w:p w14:paraId="4ED0168A" w14:textId="77777777" w:rsidR="00A62EC6" w:rsidRPr="007F3D5B" w:rsidRDefault="00A62EC6" w:rsidP="00A62EC6">
      <w:pPr>
        <w:pStyle w:val="ListParagraph"/>
        <w:spacing w:after="0" w:line="240" w:lineRule="auto"/>
        <w:ind w:left="1080"/>
        <w:rPr>
          <w:rFonts w:ascii="Arial" w:hAnsi="Arial" w:cs="Arial"/>
          <w:color w:val="000000" w:themeColor="text1"/>
        </w:rPr>
      </w:pPr>
    </w:p>
    <w:p w14:paraId="2C2F4774" w14:textId="1FFD8B4B" w:rsidR="00992279" w:rsidRPr="007F3D5B" w:rsidRDefault="00992279" w:rsidP="005413FC">
      <w:pPr>
        <w:pStyle w:val="ListParagraph"/>
        <w:numPr>
          <w:ilvl w:val="0"/>
          <w:numId w:val="10"/>
        </w:numPr>
        <w:spacing w:after="0" w:line="240" w:lineRule="auto"/>
        <w:rPr>
          <w:rFonts w:ascii="Arial" w:hAnsi="Arial" w:cs="Arial"/>
          <w:color w:val="000000" w:themeColor="text1"/>
        </w:rPr>
      </w:pPr>
      <w:r w:rsidRPr="007F3D5B">
        <w:rPr>
          <w:rFonts w:ascii="Arial" w:hAnsi="Arial" w:cs="Arial"/>
          <w:color w:val="000000" w:themeColor="text1"/>
        </w:rPr>
        <w:t>Under "View/Translation" select protein 1st frame to see in line aa sequence.</w:t>
      </w:r>
    </w:p>
    <w:p w14:paraId="5CD589F2" w14:textId="77777777" w:rsidR="00A62EC6" w:rsidRPr="007F3D5B" w:rsidRDefault="00A62EC6" w:rsidP="00A62EC6">
      <w:pPr>
        <w:pStyle w:val="ListParagraph"/>
        <w:spacing w:after="0" w:line="240" w:lineRule="auto"/>
        <w:ind w:left="360"/>
        <w:rPr>
          <w:rFonts w:ascii="Arial" w:hAnsi="Arial" w:cs="Arial"/>
          <w:color w:val="000000" w:themeColor="text1"/>
        </w:rPr>
      </w:pPr>
    </w:p>
    <w:p w14:paraId="7ED95222" w14:textId="0719F09E" w:rsidR="00992279" w:rsidRPr="007F3D5B" w:rsidRDefault="00992279" w:rsidP="005413FC">
      <w:pPr>
        <w:pStyle w:val="ListParagraph"/>
        <w:numPr>
          <w:ilvl w:val="0"/>
          <w:numId w:val="10"/>
        </w:numPr>
        <w:spacing w:after="0" w:line="240" w:lineRule="auto"/>
        <w:rPr>
          <w:rFonts w:ascii="Arial" w:hAnsi="Arial" w:cs="Arial"/>
          <w:color w:val="000000" w:themeColor="text1"/>
        </w:rPr>
      </w:pPr>
      <w:r w:rsidRPr="007F3D5B">
        <w:rPr>
          <w:rFonts w:ascii="Arial" w:hAnsi="Arial" w:cs="Arial"/>
          <w:color w:val="000000" w:themeColor="text1"/>
        </w:rPr>
        <w:t xml:space="preserve">Scroll through contig to look for discrepancies. </w:t>
      </w:r>
    </w:p>
    <w:p w14:paraId="09309FDD" w14:textId="77777777" w:rsidR="00A62EC6" w:rsidRPr="007F3D5B" w:rsidRDefault="00A62EC6" w:rsidP="00A62EC6">
      <w:pPr>
        <w:rPr>
          <w:rFonts w:ascii="Arial" w:hAnsi="Arial" w:cs="Arial"/>
          <w:color w:val="000000" w:themeColor="text1"/>
        </w:rPr>
      </w:pPr>
    </w:p>
    <w:p w14:paraId="59DA6309" w14:textId="2542865E" w:rsidR="00992279" w:rsidRPr="007F3D5B" w:rsidRDefault="00992279" w:rsidP="005413FC">
      <w:pPr>
        <w:pStyle w:val="ListParagraph"/>
        <w:numPr>
          <w:ilvl w:val="0"/>
          <w:numId w:val="10"/>
        </w:numPr>
        <w:spacing w:after="0" w:line="240" w:lineRule="auto"/>
        <w:rPr>
          <w:rFonts w:ascii="Arial" w:hAnsi="Arial" w:cs="Arial"/>
          <w:color w:val="000000" w:themeColor="text1"/>
        </w:rPr>
      </w:pPr>
      <w:r w:rsidRPr="007F3D5B">
        <w:rPr>
          <w:rFonts w:ascii="Arial" w:hAnsi="Arial" w:cs="Arial"/>
          <w:color w:val="000000" w:themeColor="text1"/>
        </w:rPr>
        <w:t xml:space="preserve">Clone sequence (RACE or Adaptive) ALWAYS trumps reference V or J sequence. Confidence in CDR3 sequence increases if you have duplication (ie fwd and reverse or Adaptive and RACE). </w:t>
      </w:r>
      <w:r w:rsidR="006218B4" w:rsidRPr="007F3D5B">
        <w:rPr>
          <w:rFonts w:ascii="Arial" w:hAnsi="Arial" w:cs="Arial"/>
          <w:color w:val="000000" w:themeColor="text1"/>
        </w:rPr>
        <w:t>I</w:t>
      </w:r>
      <w:r w:rsidRPr="007F3D5B">
        <w:rPr>
          <w:rFonts w:ascii="Arial" w:hAnsi="Arial" w:cs="Arial"/>
          <w:color w:val="000000" w:themeColor="text1"/>
        </w:rPr>
        <w:t>f sequence quality is poor</w:t>
      </w:r>
      <w:r w:rsidR="006218B4" w:rsidRPr="007F3D5B">
        <w:rPr>
          <w:rFonts w:ascii="Arial" w:hAnsi="Arial" w:cs="Arial"/>
          <w:color w:val="000000" w:themeColor="text1"/>
        </w:rPr>
        <w:t>, confidence decreases</w:t>
      </w:r>
      <w:r w:rsidRPr="007F3D5B">
        <w:rPr>
          <w:rFonts w:ascii="Arial" w:hAnsi="Arial" w:cs="Arial"/>
          <w:color w:val="000000" w:themeColor="text1"/>
        </w:rPr>
        <w:t>.</w:t>
      </w:r>
    </w:p>
    <w:p w14:paraId="04E0C01E" w14:textId="77777777" w:rsidR="00A62EC6" w:rsidRPr="007F3D5B" w:rsidRDefault="00A62EC6" w:rsidP="00A62EC6">
      <w:pPr>
        <w:rPr>
          <w:rFonts w:ascii="Arial" w:hAnsi="Arial" w:cs="Arial"/>
          <w:color w:val="000000" w:themeColor="text1"/>
        </w:rPr>
      </w:pPr>
    </w:p>
    <w:p w14:paraId="33035BAF" w14:textId="26F21527" w:rsidR="00992279" w:rsidRPr="007F3D5B" w:rsidRDefault="00992279" w:rsidP="005413FC">
      <w:pPr>
        <w:pStyle w:val="ListParagraph"/>
        <w:numPr>
          <w:ilvl w:val="0"/>
          <w:numId w:val="10"/>
        </w:numPr>
        <w:spacing w:after="0" w:line="240" w:lineRule="auto"/>
        <w:rPr>
          <w:rFonts w:ascii="Arial" w:hAnsi="Arial" w:cs="Arial"/>
          <w:color w:val="000000" w:themeColor="text1"/>
        </w:rPr>
      </w:pPr>
      <w:r w:rsidRPr="007F3D5B">
        <w:rPr>
          <w:rFonts w:ascii="Arial" w:hAnsi="Arial" w:cs="Arial"/>
          <w:color w:val="000000" w:themeColor="text1"/>
        </w:rPr>
        <w:t>Edit to correct Ns and so that CDR3 is correct based on RACE/Adaptive. You may need to trim or edit V and/or J</w:t>
      </w:r>
      <w:r w:rsidR="006218B4" w:rsidRPr="007F3D5B">
        <w:rPr>
          <w:rFonts w:ascii="Arial" w:hAnsi="Arial" w:cs="Arial"/>
          <w:color w:val="000000" w:themeColor="text1"/>
        </w:rPr>
        <w:t>—</w:t>
      </w:r>
      <w:r w:rsidRPr="007F3D5B">
        <w:rPr>
          <w:rFonts w:ascii="Arial" w:hAnsi="Arial" w:cs="Arial"/>
          <w:color w:val="000000" w:themeColor="text1"/>
        </w:rPr>
        <w:t>that</w:t>
      </w:r>
      <w:r w:rsidR="006218B4" w:rsidRPr="007F3D5B">
        <w:rPr>
          <w:rFonts w:ascii="Arial" w:hAnsi="Arial" w:cs="Arial"/>
          <w:color w:val="000000" w:themeColor="text1"/>
        </w:rPr>
        <w:t xml:space="preserve"> is</w:t>
      </w:r>
      <w:r w:rsidRPr="007F3D5B">
        <w:rPr>
          <w:rFonts w:ascii="Arial" w:hAnsi="Arial" w:cs="Arial"/>
          <w:color w:val="000000" w:themeColor="text1"/>
        </w:rPr>
        <w:t xml:space="preserve"> okay</w:t>
      </w:r>
      <w:r w:rsidR="006218B4" w:rsidRPr="007F3D5B">
        <w:rPr>
          <w:rFonts w:ascii="Arial" w:hAnsi="Arial" w:cs="Arial"/>
          <w:color w:val="000000" w:themeColor="text1"/>
        </w:rPr>
        <w:t xml:space="preserve">! </w:t>
      </w:r>
      <w:r w:rsidR="00606CD0" w:rsidRPr="007F3D5B">
        <w:rPr>
          <w:rFonts w:ascii="Arial" w:hAnsi="Arial" w:cs="Arial"/>
          <w:color w:val="000000" w:themeColor="text1"/>
        </w:rPr>
        <w:t>Be sure you DO NOT alter your CDR3 sequence.</w:t>
      </w:r>
    </w:p>
    <w:p w14:paraId="2919C12E" w14:textId="77777777" w:rsidR="00A62EC6" w:rsidRPr="007F3D5B" w:rsidRDefault="00A62EC6" w:rsidP="00A62EC6">
      <w:pPr>
        <w:rPr>
          <w:rFonts w:ascii="Arial" w:hAnsi="Arial" w:cs="Arial"/>
          <w:color w:val="000000" w:themeColor="text1"/>
        </w:rPr>
      </w:pPr>
    </w:p>
    <w:p w14:paraId="31C41040" w14:textId="33E6AD67" w:rsidR="00992279" w:rsidRPr="007F3D5B" w:rsidRDefault="00992279" w:rsidP="005413FC">
      <w:pPr>
        <w:pStyle w:val="ListParagraph"/>
        <w:numPr>
          <w:ilvl w:val="0"/>
          <w:numId w:val="10"/>
        </w:numPr>
        <w:spacing w:after="0" w:line="240" w:lineRule="auto"/>
        <w:rPr>
          <w:rFonts w:ascii="Arial" w:hAnsi="Arial" w:cs="Arial"/>
          <w:color w:val="000000" w:themeColor="text1"/>
        </w:rPr>
      </w:pPr>
      <w:r w:rsidRPr="007F3D5B">
        <w:rPr>
          <w:rFonts w:ascii="Arial" w:hAnsi="Arial" w:cs="Arial"/>
          <w:color w:val="000000" w:themeColor="text1"/>
        </w:rPr>
        <w:t>Confirm that the amino acid sequence for your CDR3 is CORRECT and that everything is IN FRAME.</w:t>
      </w:r>
    </w:p>
    <w:p w14:paraId="33972136" w14:textId="77777777" w:rsidR="00A62EC6" w:rsidRPr="007F3D5B" w:rsidRDefault="00A62EC6" w:rsidP="00A62EC6">
      <w:pPr>
        <w:rPr>
          <w:rFonts w:ascii="Arial" w:hAnsi="Arial" w:cs="Arial"/>
          <w:color w:val="000000" w:themeColor="text1"/>
        </w:rPr>
      </w:pPr>
    </w:p>
    <w:p w14:paraId="080EB46E" w14:textId="77E84187" w:rsidR="00992279" w:rsidRPr="007F3D5B" w:rsidRDefault="00992279" w:rsidP="005413FC">
      <w:pPr>
        <w:pStyle w:val="ListParagraph"/>
        <w:numPr>
          <w:ilvl w:val="0"/>
          <w:numId w:val="10"/>
        </w:numPr>
        <w:spacing w:after="0" w:line="240" w:lineRule="auto"/>
        <w:rPr>
          <w:rFonts w:ascii="Arial" w:hAnsi="Arial" w:cs="Arial"/>
          <w:color w:val="000000" w:themeColor="text1"/>
        </w:rPr>
      </w:pPr>
      <w:r w:rsidRPr="007F3D5B">
        <w:rPr>
          <w:rFonts w:ascii="Arial" w:hAnsi="Arial" w:cs="Arial"/>
          <w:color w:val="000000" w:themeColor="text1"/>
        </w:rPr>
        <w:t>Make sequence from consensus and export as FASTA file. This will be the basis for your alpha or beta variable +/- constant.</w:t>
      </w:r>
    </w:p>
    <w:p w14:paraId="2426E0DD" w14:textId="77777777" w:rsidR="00A62EC6" w:rsidRPr="007F3D5B" w:rsidRDefault="00A62EC6" w:rsidP="00A62EC6">
      <w:pPr>
        <w:rPr>
          <w:rFonts w:ascii="Arial" w:hAnsi="Arial" w:cs="Arial"/>
          <w:color w:val="000000" w:themeColor="text1"/>
        </w:rPr>
      </w:pPr>
    </w:p>
    <w:p w14:paraId="3B8ADF8A" w14:textId="05B94F30" w:rsidR="006F2BEC" w:rsidRPr="00A22983" w:rsidRDefault="00992279" w:rsidP="005413FC">
      <w:pPr>
        <w:pStyle w:val="ListParagraph"/>
        <w:numPr>
          <w:ilvl w:val="0"/>
          <w:numId w:val="10"/>
        </w:numPr>
        <w:spacing w:after="0" w:line="240" w:lineRule="auto"/>
        <w:rPr>
          <w:rFonts w:ascii="Arial" w:hAnsi="Arial" w:cs="Arial"/>
          <w:color w:val="000000" w:themeColor="text1"/>
        </w:rPr>
      </w:pPr>
      <w:r w:rsidRPr="007F3D5B">
        <w:rPr>
          <w:rFonts w:ascii="Arial" w:hAnsi="Arial" w:cs="Arial"/>
          <w:color w:val="000000" w:themeColor="text1"/>
        </w:rPr>
        <w:t>Save project file as Date_Clone_alpha/beta_assembly.SPF</w:t>
      </w:r>
    </w:p>
    <w:p w14:paraId="53CA9670" w14:textId="4A0EF99D" w:rsidR="00E74B4B" w:rsidRPr="007F3D5B" w:rsidRDefault="00992279" w:rsidP="001C04B9">
      <w:pPr>
        <w:pStyle w:val="Heading1"/>
        <w:spacing w:before="0"/>
        <w:rPr>
          <w:rFonts w:ascii="Arial" w:hAnsi="Arial" w:cs="Arial"/>
        </w:rPr>
      </w:pPr>
      <w:bookmarkStart w:id="4" w:name="_Toc79134751"/>
      <w:r w:rsidRPr="007F3D5B">
        <w:rPr>
          <w:rFonts w:ascii="Arial" w:hAnsi="Arial" w:cs="Arial"/>
        </w:rPr>
        <w:lastRenderedPageBreak/>
        <w:t>Build</w:t>
      </w:r>
      <w:r w:rsidR="00E74B4B" w:rsidRPr="007F3D5B">
        <w:rPr>
          <w:rFonts w:ascii="Arial" w:hAnsi="Arial" w:cs="Arial"/>
        </w:rPr>
        <w:t xml:space="preserve">ing a TCR </w:t>
      </w:r>
      <w:r w:rsidRPr="007F3D5B">
        <w:rPr>
          <w:rFonts w:ascii="Arial" w:hAnsi="Arial" w:cs="Arial"/>
        </w:rPr>
        <w:t xml:space="preserve">insert </w:t>
      </w:r>
      <w:r w:rsidR="00E74B4B" w:rsidRPr="007F3D5B">
        <w:rPr>
          <w:rFonts w:ascii="Arial" w:hAnsi="Arial" w:cs="Arial"/>
        </w:rPr>
        <w:t xml:space="preserve">from </w:t>
      </w:r>
      <w:r w:rsidRPr="007F3D5B">
        <w:rPr>
          <w:rFonts w:ascii="Arial" w:hAnsi="Arial" w:cs="Arial"/>
        </w:rPr>
        <w:t>consensus sequences</w:t>
      </w:r>
      <w:bookmarkEnd w:id="4"/>
    </w:p>
    <w:p w14:paraId="0E14D2A4" w14:textId="77777777" w:rsidR="00992279" w:rsidRPr="007F3D5B" w:rsidRDefault="00992279" w:rsidP="00992279">
      <w:pPr>
        <w:rPr>
          <w:rFonts w:ascii="Arial" w:hAnsi="Arial" w:cs="Arial"/>
          <w:color w:val="000000"/>
        </w:rPr>
      </w:pPr>
    </w:p>
    <w:p w14:paraId="7CF9D5FC" w14:textId="027643D4" w:rsidR="00992279" w:rsidRPr="007F3D5B" w:rsidRDefault="00992279" w:rsidP="00992279">
      <w:pPr>
        <w:rPr>
          <w:rFonts w:ascii="Arial" w:hAnsi="Arial" w:cs="Arial"/>
          <w:color w:val="000000"/>
          <w:sz w:val="22"/>
          <w:szCs w:val="22"/>
        </w:rPr>
      </w:pPr>
      <w:r w:rsidRPr="007F3D5B">
        <w:rPr>
          <w:rFonts w:ascii="Arial" w:hAnsi="Arial" w:cs="Arial"/>
          <w:color w:val="000000"/>
          <w:sz w:val="22"/>
          <w:szCs w:val="22"/>
        </w:rPr>
        <w:t>This subprotocol assumes that sequences have already been aligned in Sequencher and consensus sequences representing the entire V(D)J region have been saved as FASTA files.</w:t>
      </w:r>
    </w:p>
    <w:p w14:paraId="17931A43" w14:textId="77777777" w:rsidR="00992279" w:rsidRPr="007F3D5B" w:rsidRDefault="00992279" w:rsidP="00992279">
      <w:pPr>
        <w:rPr>
          <w:rFonts w:ascii="Arial" w:hAnsi="Arial" w:cs="Arial"/>
          <w:color w:val="000000"/>
          <w:sz w:val="22"/>
          <w:szCs w:val="22"/>
        </w:rPr>
      </w:pPr>
    </w:p>
    <w:p w14:paraId="573F1ECD" w14:textId="728B6159" w:rsidR="00992279" w:rsidRPr="007F3D5B" w:rsidRDefault="00992279" w:rsidP="005413FC">
      <w:pPr>
        <w:pStyle w:val="ListParagraph"/>
        <w:numPr>
          <w:ilvl w:val="0"/>
          <w:numId w:val="9"/>
        </w:numPr>
        <w:spacing w:after="0" w:line="240" w:lineRule="auto"/>
        <w:ind w:left="360"/>
        <w:rPr>
          <w:rFonts w:ascii="Arial" w:hAnsi="Arial" w:cs="Arial"/>
          <w:color w:val="000000"/>
        </w:rPr>
      </w:pPr>
      <w:r w:rsidRPr="007F3D5B">
        <w:rPr>
          <w:rFonts w:ascii="Arial" w:hAnsi="Arial" w:cs="Arial"/>
          <w:color w:val="000000"/>
        </w:rPr>
        <w:t>Open pRRL_PPT_MP-p-TCR-B-A_RQR8_TEMPLATE.ape (found in "Bleakley-Fusion Genes/TCR sequencing" folder)</w:t>
      </w:r>
      <w:r w:rsidR="000C17B7" w:rsidRPr="007F3D5B">
        <w:rPr>
          <w:rFonts w:ascii="Arial" w:hAnsi="Arial" w:cs="Arial"/>
          <w:color w:val="000000"/>
        </w:rPr>
        <w:t>.</w:t>
      </w:r>
    </w:p>
    <w:p w14:paraId="68228825" w14:textId="77777777" w:rsidR="000C17B7" w:rsidRPr="007F3D5B" w:rsidRDefault="000C17B7" w:rsidP="000C17B7">
      <w:pPr>
        <w:pStyle w:val="ListParagraph"/>
        <w:spacing w:after="0" w:line="240" w:lineRule="auto"/>
        <w:ind w:left="360"/>
        <w:rPr>
          <w:rFonts w:ascii="Arial" w:hAnsi="Arial" w:cs="Arial"/>
          <w:color w:val="000000"/>
        </w:rPr>
      </w:pPr>
    </w:p>
    <w:p w14:paraId="6E952374" w14:textId="7D327D0C" w:rsidR="00992279" w:rsidRPr="007F3D5B" w:rsidRDefault="00992279" w:rsidP="005413FC">
      <w:pPr>
        <w:pStyle w:val="ListParagraph"/>
        <w:numPr>
          <w:ilvl w:val="0"/>
          <w:numId w:val="9"/>
        </w:numPr>
        <w:spacing w:after="0" w:line="240" w:lineRule="auto"/>
        <w:ind w:left="360"/>
        <w:rPr>
          <w:rFonts w:ascii="Arial" w:hAnsi="Arial" w:cs="Arial"/>
          <w:color w:val="000000"/>
        </w:rPr>
      </w:pPr>
      <w:r w:rsidRPr="007F3D5B">
        <w:rPr>
          <w:rFonts w:ascii="Arial" w:hAnsi="Arial" w:cs="Arial"/>
          <w:color w:val="000000"/>
        </w:rPr>
        <w:t>Open spreadsheet with sequencing data for TCRs, including the amino acid sequence for CDR3 regions</w:t>
      </w:r>
      <w:r w:rsidR="00C671E0" w:rsidRPr="007F3D5B">
        <w:rPr>
          <w:rFonts w:ascii="Arial" w:hAnsi="Arial" w:cs="Arial"/>
          <w:color w:val="000000"/>
        </w:rPr>
        <w:t>.</w:t>
      </w:r>
    </w:p>
    <w:p w14:paraId="665188EE" w14:textId="77777777" w:rsidR="000C17B7" w:rsidRPr="007F3D5B" w:rsidRDefault="000C17B7" w:rsidP="000C17B7">
      <w:pPr>
        <w:rPr>
          <w:rFonts w:ascii="Arial" w:hAnsi="Arial" w:cs="Arial"/>
          <w:color w:val="000000"/>
          <w:sz w:val="22"/>
          <w:szCs w:val="22"/>
        </w:rPr>
      </w:pPr>
    </w:p>
    <w:p w14:paraId="4CAF3AEA" w14:textId="75EBD280" w:rsidR="003375FF" w:rsidRPr="007F3D5B" w:rsidRDefault="00992279" w:rsidP="005413FC">
      <w:pPr>
        <w:pStyle w:val="ListParagraph"/>
        <w:numPr>
          <w:ilvl w:val="0"/>
          <w:numId w:val="9"/>
        </w:numPr>
        <w:spacing w:after="0" w:line="240" w:lineRule="auto"/>
        <w:ind w:left="360"/>
        <w:rPr>
          <w:rFonts w:ascii="Arial" w:hAnsi="Arial" w:cs="Arial"/>
          <w:color w:val="000000"/>
        </w:rPr>
      </w:pPr>
      <w:r w:rsidRPr="007F3D5B">
        <w:rPr>
          <w:rFonts w:ascii="Arial" w:hAnsi="Arial" w:cs="Arial"/>
          <w:color w:val="000000"/>
        </w:rPr>
        <w:t xml:space="preserve">Find and open FASTA files (saved as .txt; </w:t>
      </w:r>
      <w:r w:rsidRPr="007F3D5B">
        <w:rPr>
          <w:rFonts w:ascii="Arial" w:hAnsi="Arial" w:cs="Arial"/>
          <w:color w:val="000000"/>
          <w:shd w:val="clear" w:color="auto" w:fill="FFFFFF"/>
        </w:rPr>
        <w:t>can be opened in ApE</w:t>
      </w:r>
      <w:r w:rsidRPr="007F3D5B">
        <w:rPr>
          <w:rFonts w:ascii="Arial" w:hAnsi="Arial" w:cs="Arial"/>
          <w:color w:val="000000"/>
        </w:rPr>
        <w:t>) of TCR variable regions in </w:t>
      </w:r>
      <w:r w:rsidRPr="007F3D5B">
        <w:rPr>
          <w:rFonts w:ascii="Arial" w:hAnsi="Arial" w:cs="Arial"/>
          <w:color w:val="000000"/>
          <w:shd w:val="clear" w:color="auto" w:fill="FFFFFF"/>
        </w:rPr>
        <w:t>"Bleakley-Fusion Genes/TCR sequencing/</w:t>
      </w:r>
      <w:r w:rsidRPr="007F3D5B">
        <w:rPr>
          <w:rFonts w:ascii="Arial" w:hAnsi="Arial" w:cs="Arial"/>
          <w:color w:val="000000"/>
        </w:rPr>
        <w:t xml:space="preserve">TCR contigs aligned from RACE and Adaptive" folder then open sub-folders for appropriate project and T cell clone. </w:t>
      </w:r>
    </w:p>
    <w:p w14:paraId="7FF0158C" w14:textId="7E6E3738" w:rsidR="00992279" w:rsidRPr="007F3D5B" w:rsidRDefault="00992279" w:rsidP="005413FC">
      <w:pPr>
        <w:pStyle w:val="ListParagraph"/>
        <w:numPr>
          <w:ilvl w:val="1"/>
          <w:numId w:val="9"/>
        </w:numPr>
        <w:spacing w:after="0" w:line="240" w:lineRule="auto"/>
        <w:rPr>
          <w:rFonts w:ascii="Arial" w:hAnsi="Arial" w:cs="Arial"/>
          <w:color w:val="000000"/>
        </w:rPr>
      </w:pPr>
      <w:r w:rsidRPr="007F3D5B">
        <w:rPr>
          <w:rFonts w:ascii="Arial" w:hAnsi="Arial" w:cs="Arial"/>
          <w:color w:val="000000"/>
        </w:rPr>
        <w:t xml:space="preserve">There should be at least one alpha chain sequence and one beta chain sequence for every T cell clone. These will be named </w:t>
      </w:r>
      <w:r w:rsidRPr="007F3D5B">
        <w:rPr>
          <w:rFonts w:ascii="Arial" w:hAnsi="Arial" w:cs="Arial"/>
          <w:b/>
          <w:bCs/>
          <w:color w:val="000000"/>
        </w:rPr>
        <w:t>[cloneID]_alpha1_consensus.txt</w:t>
      </w:r>
      <w:r w:rsidRPr="007F3D5B">
        <w:rPr>
          <w:rFonts w:ascii="Arial" w:hAnsi="Arial" w:cs="Arial"/>
          <w:color w:val="000000"/>
        </w:rPr>
        <w:t xml:space="preserve"> for alpha chain #1, </w:t>
      </w:r>
      <w:r w:rsidRPr="007F3D5B">
        <w:rPr>
          <w:rFonts w:ascii="Arial" w:hAnsi="Arial" w:cs="Arial"/>
          <w:b/>
          <w:bCs/>
          <w:color w:val="000000"/>
          <w:shd w:val="clear" w:color="auto" w:fill="FFFFFF"/>
        </w:rPr>
        <w:t xml:space="preserve">[cloneID]_alpha2_consensus.txt </w:t>
      </w:r>
      <w:r w:rsidRPr="007F3D5B">
        <w:rPr>
          <w:rFonts w:ascii="Arial" w:hAnsi="Arial" w:cs="Arial"/>
          <w:color w:val="000000"/>
          <w:shd w:val="clear" w:color="auto" w:fill="FFFFFF"/>
        </w:rPr>
        <w:t>for alpha chain #2, etc.</w:t>
      </w:r>
    </w:p>
    <w:p w14:paraId="0F891694" w14:textId="29573B0A" w:rsidR="000C17B7" w:rsidRPr="007F3D5B" w:rsidRDefault="001C261B" w:rsidP="001C261B">
      <w:pPr>
        <w:jc w:val="center"/>
        <w:rPr>
          <w:rFonts w:ascii="Arial" w:hAnsi="Arial" w:cs="Arial"/>
          <w:color w:val="000000"/>
          <w:sz w:val="22"/>
          <w:szCs w:val="22"/>
        </w:rPr>
      </w:pPr>
      <w:r>
        <w:rPr>
          <w:noProof/>
        </w:rPr>
        <w:drawing>
          <wp:inline distT="0" distB="0" distL="0" distR="0" wp14:anchorId="1280C8A0" wp14:editId="377A3B0F">
            <wp:extent cx="6275477" cy="3796665"/>
            <wp:effectExtent l="0" t="0" r="0" b="635"/>
            <wp:docPr id="3" name="Picture 3"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2">
                      <a:extLst>
                        <a:ext uri="{28A0092B-C50C-407E-A947-70E740481C1C}">
                          <a14:useLocalDpi xmlns:a14="http://schemas.microsoft.com/office/drawing/2010/main" val="0"/>
                        </a:ext>
                      </a:extLst>
                    </a:blip>
                    <a:stretch>
                      <a:fillRect/>
                    </a:stretch>
                  </pic:blipFill>
                  <pic:spPr>
                    <a:xfrm>
                      <a:off x="0" y="0"/>
                      <a:ext cx="6275477" cy="3796665"/>
                    </a:xfrm>
                    <a:prstGeom prst="rect">
                      <a:avLst/>
                    </a:prstGeom>
                  </pic:spPr>
                </pic:pic>
              </a:graphicData>
            </a:graphic>
          </wp:inline>
        </w:drawing>
      </w:r>
    </w:p>
    <w:p w14:paraId="5DB99A02" w14:textId="5ABDBC86" w:rsidR="00992279" w:rsidRPr="007F3D5B" w:rsidRDefault="00992279" w:rsidP="005413FC">
      <w:pPr>
        <w:pStyle w:val="ListParagraph"/>
        <w:numPr>
          <w:ilvl w:val="0"/>
          <w:numId w:val="9"/>
        </w:numPr>
        <w:spacing w:after="0" w:line="240" w:lineRule="auto"/>
        <w:ind w:left="360"/>
        <w:rPr>
          <w:rFonts w:ascii="Arial" w:hAnsi="Arial" w:cs="Arial"/>
          <w:color w:val="000000"/>
        </w:rPr>
      </w:pPr>
      <w:r w:rsidRPr="007F3D5B">
        <w:rPr>
          <w:rFonts w:ascii="Arial" w:hAnsi="Arial" w:cs="Arial"/>
          <w:color w:val="000000"/>
        </w:rPr>
        <w:t>Copy the beta 1 variable consensus sequence for the T cell clone and paste it into the beta variable region in the template ApE file (first green section). Recolor the new beta variable region and call it </w:t>
      </w:r>
      <w:r w:rsidRPr="007F3D5B">
        <w:rPr>
          <w:rFonts w:ascii="Arial" w:hAnsi="Arial" w:cs="Arial"/>
          <w:b/>
          <w:bCs/>
          <w:color w:val="000000"/>
          <w:shd w:val="clear" w:color="auto" w:fill="FFFFFF"/>
        </w:rPr>
        <w:t xml:space="preserve">[cloneID]_beta1_consensus </w:t>
      </w:r>
      <w:r w:rsidRPr="007F3D5B">
        <w:rPr>
          <w:rFonts w:ascii="Arial" w:hAnsi="Arial" w:cs="Arial"/>
          <w:color w:val="000000"/>
          <w:shd w:val="clear" w:color="auto" w:fill="FFFFFF"/>
        </w:rPr>
        <w:t>by making it a new Feature.</w:t>
      </w:r>
    </w:p>
    <w:p w14:paraId="3BF64DA0" w14:textId="77777777" w:rsidR="000C17B7" w:rsidRPr="007F3D5B" w:rsidRDefault="000C17B7" w:rsidP="000C17B7">
      <w:pPr>
        <w:rPr>
          <w:rFonts w:ascii="Arial" w:hAnsi="Arial" w:cs="Arial"/>
          <w:color w:val="000000"/>
          <w:sz w:val="22"/>
          <w:szCs w:val="22"/>
        </w:rPr>
      </w:pPr>
    </w:p>
    <w:p w14:paraId="659A689D" w14:textId="0F23C21E" w:rsidR="00992279" w:rsidRPr="007F3D5B" w:rsidRDefault="00992279" w:rsidP="005413FC">
      <w:pPr>
        <w:pStyle w:val="ListParagraph"/>
        <w:numPr>
          <w:ilvl w:val="0"/>
          <w:numId w:val="9"/>
        </w:numPr>
        <w:spacing w:after="0" w:line="240" w:lineRule="auto"/>
        <w:ind w:left="360"/>
        <w:rPr>
          <w:rFonts w:ascii="Arial" w:hAnsi="Arial" w:cs="Arial"/>
          <w:color w:val="000000"/>
        </w:rPr>
      </w:pPr>
      <w:r w:rsidRPr="007F3D5B">
        <w:rPr>
          <w:rFonts w:ascii="Arial" w:hAnsi="Arial" w:cs="Arial"/>
          <w:color w:val="000000"/>
        </w:rPr>
        <w:t>Then do the same thing for the alpha 1 variable consensus region, pasting into the alpha variable region of the template (second green region). Also recolor and label the new alpha variable region as </w:t>
      </w:r>
      <w:r w:rsidRPr="007F3D5B">
        <w:rPr>
          <w:rFonts w:ascii="Arial" w:hAnsi="Arial" w:cs="Arial"/>
          <w:b/>
          <w:bCs/>
          <w:color w:val="000000"/>
        </w:rPr>
        <w:t xml:space="preserve">[cloneID]_alpha1_consensus </w:t>
      </w:r>
      <w:r w:rsidRPr="007F3D5B">
        <w:rPr>
          <w:rFonts w:ascii="Arial" w:hAnsi="Arial" w:cs="Arial"/>
          <w:color w:val="000000"/>
        </w:rPr>
        <w:t>in Features as above.</w:t>
      </w:r>
    </w:p>
    <w:p w14:paraId="69DAAAE0" w14:textId="77777777" w:rsidR="000C17B7" w:rsidRPr="007F3D5B" w:rsidRDefault="000C17B7" w:rsidP="000C17B7">
      <w:pPr>
        <w:rPr>
          <w:rFonts w:ascii="Arial" w:hAnsi="Arial" w:cs="Arial"/>
          <w:color w:val="000000"/>
          <w:sz w:val="22"/>
          <w:szCs w:val="22"/>
        </w:rPr>
      </w:pPr>
    </w:p>
    <w:p w14:paraId="3DB9A7BE" w14:textId="580C1D54" w:rsidR="00992279" w:rsidRPr="007F3D5B" w:rsidRDefault="00992279" w:rsidP="005413FC">
      <w:pPr>
        <w:pStyle w:val="ListParagraph"/>
        <w:numPr>
          <w:ilvl w:val="0"/>
          <w:numId w:val="9"/>
        </w:numPr>
        <w:spacing w:after="0" w:line="240" w:lineRule="auto"/>
        <w:ind w:left="360"/>
        <w:rPr>
          <w:rFonts w:ascii="Arial" w:hAnsi="Arial" w:cs="Arial"/>
          <w:color w:val="000000"/>
        </w:rPr>
      </w:pPr>
      <w:r w:rsidRPr="007F3D5B">
        <w:rPr>
          <w:rFonts w:ascii="Arial" w:hAnsi="Arial" w:cs="Arial"/>
          <w:color w:val="000000"/>
        </w:rPr>
        <w:t>Save the file as</w:t>
      </w:r>
      <w:r w:rsidRPr="007F3D5B">
        <w:rPr>
          <w:rFonts w:ascii="Arial" w:hAnsi="Arial" w:cs="Arial"/>
          <w:b/>
          <w:bCs/>
          <w:color w:val="000000"/>
        </w:rPr>
        <w:t> pRRL_PPT_MP-p-[cloneID]-B1A1_RQR8_not-CO.ape</w:t>
      </w:r>
      <w:r w:rsidRPr="007F3D5B">
        <w:rPr>
          <w:rFonts w:ascii="Arial" w:hAnsi="Arial" w:cs="Arial"/>
          <w:color w:val="000000"/>
        </w:rPr>
        <w:t>, substituting the clone name/ID for the section in brackets.</w:t>
      </w:r>
    </w:p>
    <w:p w14:paraId="63CDF3F5" w14:textId="77777777" w:rsidR="000C17B7" w:rsidRPr="007F3D5B" w:rsidRDefault="000C17B7" w:rsidP="000C17B7">
      <w:pPr>
        <w:rPr>
          <w:rFonts w:ascii="Arial" w:hAnsi="Arial" w:cs="Arial"/>
          <w:color w:val="000000"/>
          <w:sz w:val="22"/>
          <w:szCs w:val="22"/>
        </w:rPr>
      </w:pPr>
    </w:p>
    <w:p w14:paraId="397D6F34" w14:textId="570E4DA8" w:rsidR="00992279" w:rsidRPr="007F3D5B" w:rsidRDefault="00992279" w:rsidP="005413FC">
      <w:pPr>
        <w:pStyle w:val="ListParagraph"/>
        <w:numPr>
          <w:ilvl w:val="0"/>
          <w:numId w:val="9"/>
        </w:numPr>
        <w:spacing w:after="0" w:line="240" w:lineRule="auto"/>
        <w:ind w:left="360"/>
        <w:rPr>
          <w:rFonts w:ascii="Arial" w:hAnsi="Arial" w:cs="Arial"/>
          <w:color w:val="000000"/>
        </w:rPr>
      </w:pPr>
      <w:r w:rsidRPr="007F3D5B">
        <w:rPr>
          <w:rFonts w:ascii="Arial" w:hAnsi="Arial" w:cs="Arial"/>
          <w:color w:val="000000"/>
        </w:rPr>
        <w:t>Translate your new TCR starting from the beginning of your beta variable region (should begin with ATG and follow ccgcgg). Check that everything is in frame and that there are no stops until around amino acid 760-800.</w:t>
      </w:r>
    </w:p>
    <w:p w14:paraId="5AC615F9" w14:textId="77777777" w:rsidR="000C17B7" w:rsidRPr="007F3D5B" w:rsidRDefault="000C17B7" w:rsidP="000C17B7">
      <w:pPr>
        <w:rPr>
          <w:rFonts w:ascii="Arial" w:hAnsi="Arial" w:cs="Arial"/>
          <w:color w:val="000000"/>
          <w:sz w:val="22"/>
          <w:szCs w:val="22"/>
        </w:rPr>
      </w:pPr>
    </w:p>
    <w:p w14:paraId="1C1FE334" w14:textId="2965EBBB" w:rsidR="00992279" w:rsidRPr="007F3D5B" w:rsidRDefault="00992279" w:rsidP="005413FC">
      <w:pPr>
        <w:pStyle w:val="ListParagraph"/>
        <w:numPr>
          <w:ilvl w:val="0"/>
          <w:numId w:val="9"/>
        </w:numPr>
        <w:spacing w:after="0" w:line="240" w:lineRule="auto"/>
        <w:ind w:left="360"/>
        <w:rPr>
          <w:rFonts w:ascii="Arial" w:hAnsi="Arial" w:cs="Arial"/>
          <w:color w:val="000000"/>
        </w:rPr>
      </w:pPr>
      <w:r w:rsidRPr="007F3D5B">
        <w:rPr>
          <w:rFonts w:ascii="Arial" w:hAnsi="Arial" w:cs="Arial"/>
          <w:color w:val="000000"/>
        </w:rPr>
        <w:t>Then do the following QC checks:</w:t>
      </w:r>
    </w:p>
    <w:p w14:paraId="0E5BF60B" w14:textId="79AED440" w:rsidR="00992279" w:rsidRDefault="00992279" w:rsidP="005413FC">
      <w:pPr>
        <w:pStyle w:val="ListParagraph"/>
        <w:numPr>
          <w:ilvl w:val="1"/>
          <w:numId w:val="9"/>
        </w:numPr>
        <w:spacing w:after="0" w:line="240" w:lineRule="auto"/>
        <w:ind w:left="1080"/>
        <w:rPr>
          <w:rFonts w:ascii="Arial" w:hAnsi="Arial" w:cs="Arial"/>
          <w:color w:val="000000"/>
        </w:rPr>
      </w:pPr>
      <w:r w:rsidRPr="007F3D5B">
        <w:rPr>
          <w:rFonts w:ascii="Arial" w:hAnsi="Arial" w:cs="Arial"/>
          <w:color w:val="000000"/>
        </w:rPr>
        <w:t>Make sure your beta CDR3 is in frame</w:t>
      </w:r>
      <w:r w:rsidR="00155839" w:rsidRPr="007F3D5B">
        <w:rPr>
          <w:rFonts w:ascii="Arial" w:hAnsi="Arial" w:cs="Arial"/>
          <w:color w:val="000000"/>
        </w:rPr>
        <w:t xml:space="preserve"> (use sequence from Adaptive or from RACE-PCR). </w:t>
      </w:r>
      <w:r w:rsidRPr="007F3D5B">
        <w:rPr>
          <w:rFonts w:ascii="Arial" w:hAnsi="Arial" w:cs="Arial"/>
          <w:color w:val="000000"/>
        </w:rPr>
        <w:t>CDR3 should be near the end of the consensus sequence you pasted in. Make sure the amino acid sequence in your construct </w:t>
      </w:r>
      <w:del w:id="5" w:author="Bleakley MD, Marie" w:date="2020-07-10T18:18:00Z">
        <w:r w:rsidRPr="007F3D5B" w:rsidDel="00E9511C">
          <w:rPr>
            <w:rFonts w:ascii="Arial" w:hAnsi="Arial" w:cs="Arial"/>
            <w:color w:val="000000"/>
          </w:rPr>
          <w:delText xml:space="preserve"> </w:delText>
        </w:r>
      </w:del>
      <w:r w:rsidRPr="007F3D5B">
        <w:rPr>
          <w:rFonts w:ascii="Arial" w:hAnsi="Arial" w:cs="Arial"/>
          <w:color w:val="000000"/>
        </w:rPr>
        <w:t>is identical to your CDR3.</w:t>
      </w:r>
    </w:p>
    <w:p w14:paraId="43118174" w14:textId="6286B64E" w:rsidR="00282A5D" w:rsidRDefault="00282A5D" w:rsidP="00282A5D">
      <w:pPr>
        <w:pStyle w:val="ListParagraph"/>
        <w:spacing w:after="0" w:line="240" w:lineRule="auto"/>
        <w:ind w:left="1080"/>
        <w:jc w:val="center"/>
        <w:rPr>
          <w:rFonts w:ascii="Arial" w:hAnsi="Arial" w:cs="Arial"/>
          <w:color w:val="000000"/>
        </w:rPr>
      </w:pPr>
      <w:r>
        <w:rPr>
          <w:rFonts w:ascii="Arial" w:hAnsi="Arial" w:cs="Arial"/>
          <w:noProof/>
          <w:color w:val="000000"/>
        </w:rPr>
        <mc:AlternateContent>
          <mc:Choice Requires="wps">
            <w:drawing>
              <wp:anchor distT="0" distB="0" distL="114300" distR="114300" simplePos="0" relativeHeight="251658248" behindDoc="0" locked="0" layoutInCell="1" allowOverlap="1" wp14:anchorId="7E711581" wp14:editId="48D57C07">
                <wp:simplePos x="0" y="0"/>
                <wp:positionH relativeFrom="column">
                  <wp:posOffset>5812642</wp:posOffset>
                </wp:positionH>
                <wp:positionV relativeFrom="paragraph">
                  <wp:posOffset>11248</wp:posOffset>
                </wp:positionV>
                <wp:extent cx="908050" cy="533400"/>
                <wp:effectExtent l="25400" t="12700" r="19050" b="25400"/>
                <wp:wrapNone/>
                <wp:docPr id="18" name="Straight Arrow Connector 18"/>
                <wp:cNvGraphicFramePr/>
                <a:graphic xmlns:a="http://schemas.openxmlformats.org/drawingml/2006/main">
                  <a:graphicData uri="http://schemas.microsoft.com/office/word/2010/wordprocessingShape">
                    <wps:wsp>
                      <wps:cNvCnPr/>
                      <wps:spPr>
                        <a:xfrm flipH="1">
                          <a:off x="0" y="0"/>
                          <a:ext cx="908050" cy="533400"/>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6F6E9F22">
              <v:shapetype id="_x0000_t32" coordsize="21600,21600" o:oned="t" filled="f" o:spt="32" path="m,l21600,21600e" w14:anchorId="0B568F97">
                <v:path fillok="f" arrowok="t" o:connecttype="none"/>
                <o:lock v:ext="edit" shapetype="t"/>
              </v:shapetype>
              <v:shape id="Straight Arrow Connector 18" style="position:absolute;margin-left:457.7pt;margin-top:.9pt;width:71.5pt;height:42pt;flip:x;z-index:2516654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2.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">
                <v:stroke joinstyle="miter" endarrow="block"/>
              </v:shape>
            </w:pict>
          </mc:Fallback>
        </mc:AlternateContent>
      </w:r>
      <w:r>
        <w:rPr>
          <w:rFonts w:ascii="Arial" w:hAnsi="Arial" w:cs="Arial"/>
          <w:noProof/>
          <w:color w:val="000000"/>
        </w:rPr>
        <mc:AlternateContent>
          <mc:Choice Requires="wps">
            <w:drawing>
              <wp:anchor distT="0" distB="0" distL="114300" distR="114300" simplePos="0" relativeHeight="251658247" behindDoc="0" locked="0" layoutInCell="1" allowOverlap="1" wp14:anchorId="74680A1A" wp14:editId="6B677BBC">
                <wp:simplePos x="0" y="0"/>
                <wp:positionH relativeFrom="column">
                  <wp:posOffset>4039590</wp:posOffset>
                </wp:positionH>
                <wp:positionV relativeFrom="paragraph">
                  <wp:posOffset>542941</wp:posOffset>
                </wp:positionV>
                <wp:extent cx="1749631" cy="82534"/>
                <wp:effectExtent l="0" t="0" r="15875" b="6985"/>
                <wp:wrapNone/>
                <wp:docPr id="17" name="Rectangle 17"/>
                <wp:cNvGraphicFramePr/>
                <a:graphic xmlns:a="http://schemas.openxmlformats.org/drawingml/2006/main">
                  <a:graphicData uri="http://schemas.microsoft.com/office/word/2010/wordprocessingShape">
                    <wps:wsp>
                      <wps:cNvSpPr/>
                      <wps:spPr>
                        <a:xfrm>
                          <a:off x="0" y="0"/>
                          <a:ext cx="1749631" cy="8253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w14:anchorId="4FFAB62F">
              <v:rect id="Rectangle 17" style="position:absolute;margin-left:318.1pt;margin-top:42.75pt;width:137.75pt;height:6.5pt;z-index:25166336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pt" w14:anchorId="4F78E6D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"/>
            </w:pict>
          </mc:Fallback>
        </mc:AlternateContent>
      </w:r>
      <w:r w:rsidRPr="00282A5D">
        <w:rPr>
          <w:rFonts w:ascii="Arial" w:hAnsi="Arial" w:cs="Arial"/>
          <w:noProof/>
          <w:color w:val="000000"/>
        </w:rPr>
        <w:drawing>
          <wp:inline distT="0" distB="0" distL="0" distR="0" wp14:anchorId="2BB18449" wp14:editId="1B1389BB">
            <wp:extent cx="5724049" cy="62543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r="40850"/>
                    <a:stretch/>
                  </pic:blipFill>
                  <pic:spPr bwMode="auto">
                    <a:xfrm>
                      <a:off x="0" y="0"/>
                      <a:ext cx="5872088" cy="641609"/>
                    </a:xfrm>
                    <a:prstGeom prst="rect">
                      <a:avLst/>
                    </a:prstGeom>
                    <a:ln>
                      <a:noFill/>
                    </a:ln>
                    <a:extLst>
                      <a:ext uri="{53640926-AAD7-44D8-BBD7-CCE9431645EC}">
                        <a14:shadowObscured xmlns:a14="http://schemas.microsoft.com/office/drawing/2010/main"/>
                      </a:ext>
                    </a:extLst>
                  </pic:spPr>
                </pic:pic>
              </a:graphicData>
            </a:graphic>
          </wp:inline>
        </w:drawing>
      </w:r>
    </w:p>
    <w:p w14:paraId="650CAB8B" w14:textId="6A60E888" w:rsidR="00282A5D" w:rsidRPr="007F3D5B" w:rsidRDefault="00282A5D" w:rsidP="00282A5D">
      <w:pPr>
        <w:pStyle w:val="ListParagraph"/>
        <w:spacing w:after="0" w:line="240" w:lineRule="auto"/>
        <w:ind w:left="1080"/>
        <w:jc w:val="center"/>
        <w:rPr>
          <w:rFonts w:ascii="Arial" w:hAnsi="Arial" w:cs="Arial"/>
          <w:color w:val="000000"/>
        </w:rPr>
      </w:pPr>
      <w:r>
        <w:rPr>
          <w:noProof/>
        </w:rPr>
        <w:drawing>
          <wp:inline distT="0" distB="0" distL="0" distR="0" wp14:anchorId="22C58C3D" wp14:editId="7F6555BB">
            <wp:extent cx="5753680" cy="37612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53680" cy="376120"/>
                    </a:xfrm>
                    <a:prstGeom prst="rect">
                      <a:avLst/>
                    </a:prstGeom>
                  </pic:spPr>
                </pic:pic>
              </a:graphicData>
            </a:graphic>
          </wp:inline>
        </w:drawing>
      </w:r>
    </w:p>
    <w:p w14:paraId="78FAC7A7" w14:textId="38F5BBEF" w:rsidR="00992279" w:rsidRDefault="00992279" w:rsidP="005413FC">
      <w:pPr>
        <w:pStyle w:val="ListParagraph"/>
        <w:numPr>
          <w:ilvl w:val="1"/>
          <w:numId w:val="9"/>
        </w:numPr>
        <w:spacing w:after="0" w:line="240" w:lineRule="auto"/>
        <w:ind w:left="1080"/>
        <w:rPr>
          <w:rFonts w:ascii="Arial" w:hAnsi="Arial" w:cs="Arial"/>
          <w:color w:val="000000"/>
        </w:rPr>
      </w:pPr>
      <w:r w:rsidRPr="007F3D5B">
        <w:rPr>
          <w:rFonts w:ascii="Arial" w:hAnsi="Arial" w:cs="Arial"/>
          <w:color w:val="000000"/>
        </w:rPr>
        <w:t>Make sure your alpha CDR3 is in frame (see instruction for beta CDR3).</w:t>
      </w:r>
    </w:p>
    <w:p w14:paraId="190A5075" w14:textId="4DF981C5" w:rsidR="00282A5D" w:rsidRPr="007F3D5B" w:rsidRDefault="00282A5D" w:rsidP="00282A5D">
      <w:pPr>
        <w:pStyle w:val="ListParagraph"/>
        <w:spacing w:after="0" w:line="240" w:lineRule="auto"/>
        <w:ind w:left="1080"/>
        <w:rPr>
          <w:rFonts w:ascii="Arial" w:hAnsi="Arial" w:cs="Arial"/>
          <w:color w:val="000000"/>
        </w:rPr>
      </w:pPr>
      <w:r>
        <w:rPr>
          <w:noProof/>
        </w:rPr>
        <w:drawing>
          <wp:inline distT="0" distB="0" distL="0" distR="0" wp14:anchorId="512B1112" wp14:editId="3C97A3C7">
            <wp:extent cx="5384801" cy="1739900"/>
            <wp:effectExtent l="0" t="0" r="0" b="0"/>
            <wp:docPr id="20" name="Picture 2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pic:nvPicPr>
                  <pic:blipFill>
                    <a:blip r:embed="rId15">
                      <a:extLst>
                        <a:ext uri="{28A0092B-C50C-407E-A947-70E740481C1C}">
                          <a14:useLocalDpi xmlns:a14="http://schemas.microsoft.com/office/drawing/2010/main" val="0"/>
                        </a:ext>
                      </a:extLst>
                    </a:blip>
                    <a:stretch>
                      <a:fillRect/>
                    </a:stretch>
                  </pic:blipFill>
                  <pic:spPr>
                    <a:xfrm>
                      <a:off x="0" y="0"/>
                      <a:ext cx="5384801" cy="1739900"/>
                    </a:xfrm>
                    <a:prstGeom prst="rect">
                      <a:avLst/>
                    </a:prstGeom>
                  </pic:spPr>
                </pic:pic>
              </a:graphicData>
            </a:graphic>
          </wp:inline>
        </w:drawing>
      </w:r>
    </w:p>
    <w:p w14:paraId="47CA52B2" w14:textId="390396EE" w:rsidR="00992279" w:rsidRDefault="00992279" w:rsidP="005413FC">
      <w:pPr>
        <w:pStyle w:val="ListParagraph"/>
        <w:numPr>
          <w:ilvl w:val="1"/>
          <w:numId w:val="9"/>
        </w:numPr>
        <w:spacing w:after="0" w:line="240" w:lineRule="auto"/>
        <w:ind w:left="1080"/>
        <w:rPr>
          <w:rFonts w:ascii="Arial" w:hAnsi="Arial" w:cs="Arial"/>
          <w:color w:val="000000"/>
        </w:rPr>
      </w:pPr>
      <w:r w:rsidRPr="007F3D5B">
        <w:rPr>
          <w:rFonts w:ascii="Arial" w:hAnsi="Arial" w:cs="Arial"/>
          <w:color w:val="000000"/>
        </w:rPr>
        <w:t>Make sure RQR8 is in frame (amino acid sequence below)</w:t>
      </w:r>
    </w:p>
    <w:p w14:paraId="78CD4888" w14:textId="759C266C" w:rsidR="00282A5D" w:rsidRPr="007F3D5B" w:rsidRDefault="00D81F38" w:rsidP="00282A5D">
      <w:pPr>
        <w:pStyle w:val="ListParagraph"/>
        <w:spacing w:after="0" w:line="240" w:lineRule="auto"/>
        <w:ind w:left="1080"/>
        <w:rPr>
          <w:rFonts w:ascii="Arial" w:hAnsi="Arial" w:cs="Arial"/>
          <w:color w:val="000000"/>
        </w:rPr>
      </w:pPr>
      <w:r>
        <w:rPr>
          <w:rFonts w:ascii="Arial" w:hAnsi="Arial" w:cs="Arial"/>
          <w:noProof/>
          <w:color w:val="000000"/>
        </w:rPr>
        <mc:AlternateContent>
          <mc:Choice Requires="wps">
            <w:drawing>
              <wp:anchor distT="0" distB="0" distL="114300" distR="114300" simplePos="0" relativeHeight="251658246" behindDoc="0" locked="0" layoutInCell="1" allowOverlap="1" wp14:anchorId="134F2565" wp14:editId="5278F4AA">
                <wp:simplePos x="0" y="0"/>
                <wp:positionH relativeFrom="column">
                  <wp:posOffset>6070768</wp:posOffset>
                </wp:positionH>
                <wp:positionV relativeFrom="paragraph">
                  <wp:posOffset>94648</wp:posOffset>
                </wp:positionV>
                <wp:extent cx="908050" cy="533400"/>
                <wp:effectExtent l="25400" t="12700" r="19050" b="25400"/>
                <wp:wrapNone/>
                <wp:docPr id="14" name="Straight Arrow Connector 14"/>
                <wp:cNvGraphicFramePr/>
                <a:graphic xmlns:a="http://schemas.openxmlformats.org/drawingml/2006/main">
                  <a:graphicData uri="http://schemas.microsoft.com/office/word/2010/wordprocessingShape">
                    <wps:wsp>
                      <wps:cNvCnPr/>
                      <wps:spPr>
                        <a:xfrm flipH="1">
                          <a:off x="0" y="0"/>
                          <a:ext cx="908050" cy="533400"/>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0B69163D">
              <v:shapetype id="_x0000_t32" coordsize="21600,21600" o:oned="t" filled="f" o:spt="32" path="m,l21600,21600e" w14:anchorId="56D9F96D">
                <v:path fillok="f" arrowok="t" o:connecttype="none"/>
                <o:lock v:ext="edit" shapetype="t"/>
              </v:shapetype>
              <v:shape id="Straight Arrow Connector 14" style="position:absolute;margin-left:478pt;margin-top:7.45pt;width:71.5pt;height:42pt;flip:x;z-index:2516623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2.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">
                <v:stroke joinstyle="miter" endarrow="block"/>
              </v:shape>
            </w:pict>
          </mc:Fallback>
        </mc:AlternateContent>
      </w:r>
    </w:p>
    <w:p w14:paraId="3F8DC481" w14:textId="0EB9A0A7" w:rsidR="00992279" w:rsidRDefault="00992279" w:rsidP="005413FC">
      <w:pPr>
        <w:pStyle w:val="ListParagraph"/>
        <w:numPr>
          <w:ilvl w:val="1"/>
          <w:numId w:val="9"/>
        </w:numPr>
        <w:spacing w:after="0" w:line="240" w:lineRule="auto"/>
        <w:ind w:left="1080"/>
        <w:rPr>
          <w:rFonts w:ascii="Arial" w:hAnsi="Arial" w:cs="Arial"/>
          <w:color w:val="000000"/>
        </w:rPr>
      </w:pPr>
      <w:r w:rsidRPr="007F3D5B">
        <w:rPr>
          <w:rFonts w:ascii="Arial" w:hAnsi="Arial" w:cs="Arial"/>
          <w:color w:val="000000"/>
        </w:rPr>
        <w:t xml:space="preserve">Make sure there are </w:t>
      </w:r>
      <w:r w:rsidRPr="007F3D5B">
        <w:rPr>
          <w:rFonts w:ascii="Arial" w:hAnsi="Arial" w:cs="Arial"/>
          <w:color w:val="000000"/>
          <w:u w:val="single"/>
        </w:rPr>
        <w:t>no</w:t>
      </w:r>
      <w:r w:rsidRPr="007F3D5B">
        <w:rPr>
          <w:rFonts w:ascii="Arial" w:hAnsi="Arial" w:cs="Arial"/>
          <w:color w:val="000000"/>
        </w:rPr>
        <w:t xml:space="preserve"> stop codons until the end of the RQR8 sequence.</w:t>
      </w:r>
    </w:p>
    <w:p w14:paraId="4C14F61A" w14:textId="2C2D0634" w:rsidR="006C5BB9" w:rsidRPr="007F3D5B" w:rsidRDefault="006C5BB9" w:rsidP="006C5BB9">
      <w:pPr>
        <w:pStyle w:val="ListParagraph"/>
        <w:spacing w:after="0" w:line="240" w:lineRule="auto"/>
        <w:ind w:left="1080"/>
        <w:rPr>
          <w:rFonts w:ascii="Arial" w:hAnsi="Arial" w:cs="Arial"/>
          <w:color w:val="000000"/>
        </w:rPr>
      </w:pPr>
      <w:r>
        <w:rPr>
          <w:rFonts w:ascii="Arial" w:hAnsi="Arial" w:cs="Arial"/>
          <w:noProof/>
          <w:color w:val="000000"/>
        </w:rPr>
        <mc:AlternateContent>
          <mc:Choice Requires="wps">
            <w:drawing>
              <wp:anchor distT="0" distB="0" distL="114300" distR="114300" simplePos="0" relativeHeight="251658245" behindDoc="0" locked="0" layoutInCell="1" allowOverlap="1" wp14:anchorId="00C931B0" wp14:editId="1F60186D">
                <wp:simplePos x="0" y="0"/>
                <wp:positionH relativeFrom="column">
                  <wp:posOffset>5876925</wp:posOffset>
                </wp:positionH>
                <wp:positionV relativeFrom="paragraph">
                  <wp:posOffset>309245</wp:posOffset>
                </wp:positionV>
                <wp:extent cx="171450" cy="133350"/>
                <wp:effectExtent l="0" t="0" r="19050" b="19050"/>
                <wp:wrapNone/>
                <wp:docPr id="5" name="Oval 5"/>
                <wp:cNvGraphicFramePr/>
                <a:graphic xmlns:a="http://schemas.openxmlformats.org/drawingml/2006/main">
                  <a:graphicData uri="http://schemas.microsoft.com/office/word/2010/wordprocessingShape">
                    <wps:wsp>
                      <wps:cNvSpPr/>
                      <wps:spPr>
                        <a:xfrm>
                          <a:off x="0" y="0"/>
                          <a:ext cx="171450" cy="133350"/>
                        </a:xfrm>
                        <a:prstGeom prst="ellipse">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w14:anchorId="32C8384A">
              <v:oval id="Oval 5" style="position:absolute;margin-left:462.75pt;margin-top:24.35pt;width:13.5pt;height:10.5pt;z-index:25165926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pt" w14:anchorId="713CCFC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">
                <v:stroke joinstyle="miter"/>
              </v:oval>
            </w:pict>
          </mc:Fallback>
        </mc:AlternateContent>
      </w:r>
      <w:r w:rsidRPr="006C5BB9">
        <w:rPr>
          <w:rFonts w:ascii="Arial" w:hAnsi="Arial" w:cs="Arial"/>
          <w:noProof/>
          <w:color w:val="000000"/>
        </w:rPr>
        <w:drawing>
          <wp:inline distT="0" distB="0" distL="0" distR="0" wp14:anchorId="0A46FC92" wp14:editId="1B26059E">
            <wp:extent cx="5962650" cy="71275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008152" cy="718197"/>
                    </a:xfrm>
                    <a:prstGeom prst="rect">
                      <a:avLst/>
                    </a:prstGeom>
                  </pic:spPr>
                </pic:pic>
              </a:graphicData>
            </a:graphic>
          </wp:inline>
        </w:drawing>
      </w:r>
    </w:p>
    <w:p w14:paraId="094FB8CB" w14:textId="4A434029" w:rsidR="000C17B7" w:rsidRDefault="00D81F38" w:rsidP="006C5BB9">
      <w:pPr>
        <w:jc w:val="center"/>
        <w:rPr>
          <w:rFonts w:ascii="Arial" w:hAnsi="Arial" w:cs="Arial"/>
          <w:color w:val="000000"/>
          <w:sz w:val="22"/>
          <w:szCs w:val="22"/>
        </w:rPr>
      </w:pPr>
      <w:r>
        <w:rPr>
          <w:rFonts w:ascii="Arial" w:hAnsi="Arial" w:cs="Arial"/>
          <w:noProof/>
          <w:color w:val="000000"/>
        </w:rPr>
        <mc:AlternateContent>
          <mc:Choice Requires="wps">
            <w:drawing>
              <wp:anchor distT="0" distB="0" distL="114300" distR="114300" simplePos="0" relativeHeight="251658249" behindDoc="0" locked="0" layoutInCell="1" allowOverlap="1" wp14:anchorId="2ACDFE40" wp14:editId="50B52040">
                <wp:simplePos x="0" y="0"/>
                <wp:positionH relativeFrom="column">
                  <wp:posOffset>3834063</wp:posOffset>
                </wp:positionH>
                <wp:positionV relativeFrom="paragraph">
                  <wp:posOffset>2538697</wp:posOffset>
                </wp:positionV>
                <wp:extent cx="908050" cy="533400"/>
                <wp:effectExtent l="25400" t="12700" r="19050" b="25400"/>
                <wp:wrapNone/>
                <wp:docPr id="8" name="Straight Arrow Connector 8"/>
                <wp:cNvGraphicFramePr/>
                <a:graphic xmlns:a="http://schemas.openxmlformats.org/drawingml/2006/main">
                  <a:graphicData uri="http://schemas.microsoft.com/office/word/2010/wordprocessingShape">
                    <wps:wsp>
                      <wps:cNvCnPr/>
                      <wps:spPr>
                        <a:xfrm flipH="1">
                          <a:off x="0" y="0"/>
                          <a:ext cx="908050" cy="533400"/>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6E397982">
              <v:shape id="Straight Arrow Connector 8" style="position:absolute;margin-left:301.9pt;margin-top:199.9pt;width:71.5pt;height:42pt;flip:x;z-index:2516674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2.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" w14:anchorId="3778A160">
                <v:stroke joinstyle="miter" endarrow="block"/>
              </v:shape>
            </w:pict>
          </mc:Fallback>
        </mc:AlternateContent>
      </w:r>
      <w:r w:rsidR="006C5BB9" w:rsidRPr="006C5BB9">
        <w:rPr>
          <w:rFonts w:ascii="Arial" w:hAnsi="Arial" w:cs="Arial"/>
          <w:noProof/>
          <w:color w:val="000000"/>
          <w:sz w:val="22"/>
          <w:szCs w:val="22"/>
        </w:rPr>
        <w:drawing>
          <wp:inline distT="0" distB="0" distL="0" distR="0" wp14:anchorId="1E2E4F0D" wp14:editId="6319D27A">
            <wp:extent cx="893556" cy="3162300"/>
            <wp:effectExtent l="0" t="0" r="0" b="0"/>
            <wp:docPr id="9" name="Picture 9"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able&#10;&#10;Description automatically generated"/>
                    <pic:cNvPicPr/>
                  </pic:nvPicPr>
                  <pic:blipFill>
                    <a:blip r:embed="rId17"/>
                    <a:stretch>
                      <a:fillRect/>
                    </a:stretch>
                  </pic:blipFill>
                  <pic:spPr>
                    <a:xfrm>
                      <a:off x="0" y="0"/>
                      <a:ext cx="900015" cy="3185158"/>
                    </a:xfrm>
                    <a:prstGeom prst="rect">
                      <a:avLst/>
                    </a:prstGeom>
                  </pic:spPr>
                </pic:pic>
              </a:graphicData>
            </a:graphic>
          </wp:inline>
        </w:drawing>
      </w:r>
    </w:p>
    <w:p w14:paraId="2D4679E2" w14:textId="110142DC" w:rsidR="006C5BB9" w:rsidRDefault="00D81F38" w:rsidP="006C5BB9">
      <w:pPr>
        <w:jc w:val="center"/>
        <w:rPr>
          <w:rFonts w:ascii="Arial" w:hAnsi="Arial" w:cs="Arial"/>
          <w:color w:val="000000"/>
          <w:sz w:val="22"/>
          <w:szCs w:val="22"/>
        </w:rPr>
      </w:pPr>
      <w:r>
        <w:rPr>
          <w:rFonts w:ascii="Arial" w:hAnsi="Arial" w:cs="Arial"/>
          <w:noProof/>
          <w:color w:val="000000"/>
        </w:rPr>
        <w:lastRenderedPageBreak/>
        <mc:AlternateContent>
          <mc:Choice Requires="wps">
            <w:drawing>
              <wp:anchor distT="0" distB="0" distL="114300" distR="114300" simplePos="0" relativeHeight="251658250" behindDoc="0" locked="0" layoutInCell="1" allowOverlap="1" wp14:anchorId="357E9E56" wp14:editId="0C693BF1">
                <wp:simplePos x="0" y="0"/>
                <wp:positionH relativeFrom="column">
                  <wp:posOffset>5887419</wp:posOffset>
                </wp:positionH>
                <wp:positionV relativeFrom="paragraph">
                  <wp:posOffset>-88934</wp:posOffset>
                </wp:positionV>
                <wp:extent cx="908050" cy="533400"/>
                <wp:effectExtent l="25400" t="12700" r="19050" b="25400"/>
                <wp:wrapNone/>
                <wp:docPr id="22" name="Straight Arrow Connector 22"/>
                <wp:cNvGraphicFramePr/>
                <a:graphic xmlns:a="http://schemas.openxmlformats.org/drawingml/2006/main">
                  <a:graphicData uri="http://schemas.microsoft.com/office/word/2010/wordprocessingShape">
                    <wps:wsp>
                      <wps:cNvCnPr/>
                      <wps:spPr>
                        <a:xfrm flipH="1">
                          <a:off x="0" y="0"/>
                          <a:ext cx="908050" cy="533400"/>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32877A7B">
              <v:shape id="Straight Arrow Connector 22" style="position:absolute;margin-left:463.6pt;margin-top:-7pt;width:71.5pt;height:42pt;flip:x;z-index:2516695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2.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" w14:anchorId="0C0A4B1A">
                <v:stroke joinstyle="miter" endarrow="block"/>
              </v:shape>
            </w:pict>
          </mc:Fallback>
        </mc:AlternateContent>
      </w:r>
      <w:r w:rsidR="006C5BB9" w:rsidRPr="006C5BB9">
        <w:rPr>
          <w:rFonts w:ascii="Arial" w:hAnsi="Arial" w:cs="Arial"/>
          <w:noProof/>
          <w:color w:val="000000"/>
          <w:sz w:val="22"/>
          <w:szCs w:val="22"/>
        </w:rPr>
        <w:drawing>
          <wp:inline distT="0" distB="0" distL="0" distR="0" wp14:anchorId="664C2C4D" wp14:editId="636E7DB0">
            <wp:extent cx="6858000" cy="73279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858000" cy="732790"/>
                    </a:xfrm>
                    <a:prstGeom prst="rect">
                      <a:avLst/>
                    </a:prstGeom>
                  </pic:spPr>
                </pic:pic>
              </a:graphicData>
            </a:graphic>
          </wp:inline>
        </w:drawing>
      </w:r>
    </w:p>
    <w:p w14:paraId="244E57BC" w14:textId="6D44D2CA" w:rsidR="00282A5D" w:rsidRPr="007F3D5B" w:rsidRDefault="00A22983" w:rsidP="006C5BB9">
      <w:pPr>
        <w:jc w:val="center"/>
        <w:rPr>
          <w:rFonts w:ascii="Arial" w:hAnsi="Arial" w:cs="Arial"/>
          <w:color w:val="000000"/>
          <w:sz w:val="22"/>
          <w:szCs w:val="22"/>
        </w:rPr>
      </w:pPr>
      <w:r>
        <w:rPr>
          <w:rFonts w:ascii="Arial" w:hAnsi="Arial" w:cs="Arial"/>
          <w:noProof/>
          <w:color w:val="000000"/>
        </w:rPr>
        <mc:AlternateContent>
          <mc:Choice Requires="wps">
            <w:drawing>
              <wp:anchor distT="0" distB="0" distL="114300" distR="114300" simplePos="0" relativeHeight="251658251" behindDoc="0" locked="0" layoutInCell="1" allowOverlap="1" wp14:anchorId="3F3073A8" wp14:editId="3227C894">
                <wp:simplePos x="0" y="0"/>
                <wp:positionH relativeFrom="column">
                  <wp:posOffset>4486910</wp:posOffset>
                </wp:positionH>
                <wp:positionV relativeFrom="paragraph">
                  <wp:posOffset>3350895</wp:posOffset>
                </wp:positionV>
                <wp:extent cx="1054768" cy="48794"/>
                <wp:effectExtent l="25400" t="38100" r="12065" b="66040"/>
                <wp:wrapNone/>
                <wp:docPr id="23" name="Straight Arrow Connector 23"/>
                <wp:cNvGraphicFramePr/>
                <a:graphic xmlns:a="http://schemas.openxmlformats.org/drawingml/2006/main">
                  <a:graphicData uri="http://schemas.microsoft.com/office/word/2010/wordprocessingShape">
                    <wps:wsp>
                      <wps:cNvCnPr/>
                      <wps:spPr>
                        <a:xfrm flipH="1">
                          <a:off x="0" y="0"/>
                          <a:ext cx="1054768" cy="48794"/>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7B0623B">
              <v:shapetype id="_x0000_t32" coordsize="21600,21600" o:oned="t" filled="f" o:spt="32" path="m,l21600,21600e" w14:anchorId="3AE14008">
                <v:path fillok="f" arrowok="t" o:connecttype="none"/>
                <o:lock v:ext="edit" shapetype="t"/>
              </v:shapetype>
              <v:shape id="Straight Arrow Connector 23" style="position:absolute;margin-left:353.3pt;margin-top:263.85pt;width:83.05pt;height:3.85pt;flip:x;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2.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">
                <v:stroke joinstyle="miter" endarrow="block"/>
              </v:shape>
            </w:pict>
          </mc:Fallback>
        </mc:AlternateContent>
      </w:r>
      <w:r w:rsidR="00282A5D" w:rsidRPr="00282A5D">
        <w:rPr>
          <w:rFonts w:ascii="Arial" w:hAnsi="Arial" w:cs="Arial"/>
          <w:noProof/>
          <w:color w:val="000000"/>
        </w:rPr>
        <w:drawing>
          <wp:inline distT="0" distB="0" distL="0" distR="0" wp14:anchorId="5710834D" wp14:editId="70523AC3">
            <wp:extent cx="4711700" cy="3578225"/>
            <wp:effectExtent l="0" t="0" r="0" b="3175"/>
            <wp:docPr id="21" name="Picture 21" descr="A close up of a news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close up of a newspaper&#10;&#10;Description automatically generated"/>
                    <pic:cNvPicPr/>
                  </pic:nvPicPr>
                  <pic:blipFill>
                    <a:blip r:embed="rId19"/>
                    <a:stretch>
                      <a:fillRect/>
                    </a:stretch>
                  </pic:blipFill>
                  <pic:spPr>
                    <a:xfrm>
                      <a:off x="0" y="0"/>
                      <a:ext cx="4719087" cy="3583835"/>
                    </a:xfrm>
                    <a:prstGeom prst="rect">
                      <a:avLst/>
                    </a:prstGeom>
                  </pic:spPr>
                </pic:pic>
              </a:graphicData>
            </a:graphic>
          </wp:inline>
        </w:drawing>
      </w:r>
    </w:p>
    <w:p w14:paraId="3CB852F8" w14:textId="2E32C88F" w:rsidR="00992279" w:rsidRPr="007F3D5B" w:rsidRDefault="00992279" w:rsidP="005413FC">
      <w:pPr>
        <w:pStyle w:val="ListParagraph"/>
        <w:numPr>
          <w:ilvl w:val="0"/>
          <w:numId w:val="9"/>
        </w:numPr>
        <w:spacing w:after="0" w:line="240" w:lineRule="auto"/>
        <w:ind w:left="360"/>
        <w:rPr>
          <w:rFonts w:ascii="Arial" w:hAnsi="Arial" w:cs="Arial"/>
          <w:color w:val="000000"/>
        </w:rPr>
      </w:pPr>
      <w:r w:rsidRPr="007F3D5B">
        <w:rPr>
          <w:rFonts w:ascii="Arial" w:hAnsi="Arial" w:cs="Arial"/>
          <w:color w:val="000000"/>
        </w:rPr>
        <w:t>If any of your QC checks fail (ie your sequence is not correct or there is a premature stop), it is likely that you have a problem at the junction between either your beta variable and constant regions or your alpha variable and constant regions or both. To fix it:</w:t>
      </w:r>
    </w:p>
    <w:p w14:paraId="0653C03A" w14:textId="2D76433A" w:rsidR="00992279" w:rsidRPr="007F3D5B" w:rsidRDefault="00992279" w:rsidP="005413FC">
      <w:pPr>
        <w:pStyle w:val="ListParagraph"/>
        <w:numPr>
          <w:ilvl w:val="1"/>
          <w:numId w:val="9"/>
        </w:numPr>
        <w:spacing w:after="0" w:line="240" w:lineRule="auto"/>
        <w:ind w:left="1080"/>
        <w:rPr>
          <w:rFonts w:ascii="Arial" w:hAnsi="Arial" w:cs="Arial"/>
          <w:color w:val="000000"/>
        </w:rPr>
      </w:pPr>
      <w:r w:rsidRPr="007F3D5B">
        <w:rPr>
          <w:rFonts w:ascii="Arial" w:hAnsi="Arial" w:cs="Arial"/>
          <w:color w:val="000000"/>
        </w:rPr>
        <w:t>try adding a single nucleotide (a) at the junction (highlight in a new color and make lower case). Translate again. If everything is in frame, you have fixed* the problem.</w:t>
      </w:r>
    </w:p>
    <w:p w14:paraId="56021329" w14:textId="0092134E" w:rsidR="00992279" w:rsidRPr="007F3D5B" w:rsidRDefault="00992279" w:rsidP="005413FC">
      <w:pPr>
        <w:pStyle w:val="ListParagraph"/>
        <w:numPr>
          <w:ilvl w:val="1"/>
          <w:numId w:val="9"/>
        </w:numPr>
        <w:spacing w:after="0" w:line="240" w:lineRule="auto"/>
        <w:ind w:left="1080"/>
        <w:rPr>
          <w:rFonts w:ascii="Arial" w:hAnsi="Arial" w:cs="Arial"/>
          <w:color w:val="000000"/>
        </w:rPr>
      </w:pPr>
      <w:r w:rsidRPr="007F3D5B">
        <w:rPr>
          <w:rFonts w:ascii="Arial" w:hAnsi="Arial" w:cs="Arial"/>
          <w:color w:val="000000"/>
        </w:rPr>
        <w:t xml:space="preserve">if a) doesn't work, delete the nucleotide you added. Then delete another nucleotide from the 3' end of the variable region. Translate again. If everything is in frame, you have fixed* the problem. </w:t>
      </w:r>
    </w:p>
    <w:p w14:paraId="28A5FE89" w14:textId="2D05BC9C" w:rsidR="00992279" w:rsidRPr="007F3D5B" w:rsidRDefault="00992279" w:rsidP="005413FC">
      <w:pPr>
        <w:pStyle w:val="ListParagraph"/>
        <w:numPr>
          <w:ilvl w:val="1"/>
          <w:numId w:val="9"/>
        </w:numPr>
        <w:spacing w:after="0" w:line="240" w:lineRule="auto"/>
        <w:ind w:left="1080"/>
        <w:rPr>
          <w:rFonts w:ascii="Arial" w:hAnsi="Arial" w:cs="Arial"/>
          <w:color w:val="000000"/>
        </w:rPr>
      </w:pPr>
      <w:r w:rsidRPr="007F3D5B">
        <w:rPr>
          <w:rFonts w:ascii="Arial" w:hAnsi="Arial" w:cs="Arial"/>
          <w:color w:val="000000"/>
        </w:rPr>
        <w:t>If your beta and alpha junctions are off, you may need to do this twice.</w:t>
      </w:r>
    </w:p>
    <w:p w14:paraId="0322A42A" w14:textId="09C6BFCF" w:rsidR="00992279" w:rsidRPr="007F3D5B" w:rsidRDefault="00992279" w:rsidP="005413FC">
      <w:pPr>
        <w:pStyle w:val="ListParagraph"/>
        <w:numPr>
          <w:ilvl w:val="1"/>
          <w:numId w:val="9"/>
        </w:numPr>
        <w:spacing w:after="0" w:line="240" w:lineRule="auto"/>
        <w:ind w:left="1080"/>
        <w:rPr>
          <w:rFonts w:ascii="Arial" w:hAnsi="Arial" w:cs="Arial"/>
          <w:color w:val="000000"/>
        </w:rPr>
      </w:pPr>
      <w:r w:rsidRPr="007F3D5B">
        <w:rPr>
          <w:rFonts w:ascii="Arial" w:hAnsi="Arial" w:cs="Arial"/>
          <w:color w:val="000000"/>
        </w:rPr>
        <w:t xml:space="preserve">Once you have done a) or b) and have everything in frame where it should be, you need to check again that your sequences are going to translate correctly. </w:t>
      </w:r>
      <w:r w:rsidR="006A0976" w:rsidRPr="007F3D5B">
        <w:rPr>
          <w:rFonts w:ascii="Arial" w:hAnsi="Arial" w:cs="Arial"/>
          <w:color w:val="000000"/>
        </w:rPr>
        <w:t>R</w:t>
      </w:r>
      <w:r w:rsidRPr="007F3D5B">
        <w:rPr>
          <w:rFonts w:ascii="Arial" w:hAnsi="Arial" w:cs="Arial"/>
          <w:color w:val="000000"/>
        </w:rPr>
        <w:t xml:space="preserve">epeat all of the steps in #8. </w:t>
      </w:r>
    </w:p>
    <w:p w14:paraId="6300A34A" w14:textId="50B9B4F9" w:rsidR="00992279" w:rsidRPr="007F3D5B" w:rsidRDefault="00992279" w:rsidP="005413FC">
      <w:pPr>
        <w:pStyle w:val="ListParagraph"/>
        <w:numPr>
          <w:ilvl w:val="2"/>
          <w:numId w:val="9"/>
        </w:numPr>
        <w:spacing w:after="0" w:line="240" w:lineRule="auto"/>
        <w:rPr>
          <w:rFonts w:ascii="Arial" w:hAnsi="Arial" w:cs="Arial"/>
          <w:color w:val="000000"/>
        </w:rPr>
      </w:pPr>
      <w:r w:rsidRPr="007F3D5B">
        <w:rPr>
          <w:rFonts w:ascii="Arial" w:hAnsi="Arial" w:cs="Arial"/>
          <w:color w:val="000000"/>
        </w:rPr>
        <w:t xml:space="preserve">In addition, translate the consensus sequence of the variable region that you needed to modify (ie, if there was a problem at the alpha junction, translate your alpha variable consensus sequence). Check to make sure that the amino acid sequence of that region in your construct perfectly aligns. </w:t>
      </w:r>
    </w:p>
    <w:p w14:paraId="56AA0F52" w14:textId="20B42B0D" w:rsidR="00992279" w:rsidRPr="007F3D5B" w:rsidRDefault="00992279" w:rsidP="005413FC">
      <w:pPr>
        <w:pStyle w:val="ListParagraph"/>
        <w:numPr>
          <w:ilvl w:val="2"/>
          <w:numId w:val="9"/>
        </w:numPr>
        <w:spacing w:after="0" w:line="240" w:lineRule="auto"/>
        <w:rPr>
          <w:rFonts w:ascii="Arial" w:hAnsi="Arial" w:cs="Arial"/>
          <w:color w:val="000000"/>
        </w:rPr>
      </w:pPr>
      <w:r w:rsidRPr="007F3D5B">
        <w:rPr>
          <w:rFonts w:ascii="Arial" w:hAnsi="Arial" w:cs="Arial"/>
          <w:color w:val="000000"/>
        </w:rPr>
        <w:t>Finally, go to a reference sequence (JG2 TCR, AED24.1 TCR etc), translate it, and confirm that the amino acid sequence of the constant region you modified are identical to the reference construct.</w:t>
      </w:r>
    </w:p>
    <w:p w14:paraId="3AE4498B" w14:textId="77777777" w:rsidR="000C17B7" w:rsidRPr="007F3D5B" w:rsidRDefault="000C17B7" w:rsidP="000C17B7">
      <w:pPr>
        <w:pStyle w:val="ListParagraph"/>
        <w:spacing w:after="0" w:line="240" w:lineRule="auto"/>
        <w:ind w:left="2160"/>
        <w:rPr>
          <w:rFonts w:ascii="Arial" w:hAnsi="Arial" w:cs="Arial"/>
          <w:color w:val="000000"/>
        </w:rPr>
      </w:pPr>
    </w:p>
    <w:p w14:paraId="7BA0A729" w14:textId="65371036" w:rsidR="00992279" w:rsidRPr="007F3D5B" w:rsidRDefault="00992279" w:rsidP="005413FC">
      <w:pPr>
        <w:pStyle w:val="ListParagraph"/>
        <w:numPr>
          <w:ilvl w:val="0"/>
          <w:numId w:val="9"/>
        </w:numPr>
        <w:spacing w:after="0" w:line="240" w:lineRule="auto"/>
        <w:ind w:left="360"/>
        <w:rPr>
          <w:rFonts w:ascii="Arial" w:hAnsi="Arial" w:cs="Arial"/>
          <w:color w:val="000000"/>
        </w:rPr>
      </w:pPr>
      <w:r w:rsidRPr="007F3D5B">
        <w:rPr>
          <w:rFonts w:ascii="Arial" w:hAnsi="Arial" w:cs="Arial"/>
          <w:color w:val="000000"/>
        </w:rPr>
        <w:t>Repeat steps #8 and #9 until you are satisfied that the sequences are correct. Phone a friend</w:t>
      </w:r>
      <w:r w:rsidR="00232E42" w:rsidRPr="007F3D5B">
        <w:rPr>
          <w:rFonts w:ascii="Arial" w:hAnsi="Arial" w:cs="Arial"/>
          <w:color w:val="000000"/>
        </w:rPr>
        <w:t xml:space="preserve"> (Melinda, Michelle)</w:t>
      </w:r>
      <w:r w:rsidRPr="007F3D5B">
        <w:rPr>
          <w:rFonts w:ascii="Arial" w:hAnsi="Arial" w:cs="Arial"/>
          <w:color w:val="000000"/>
        </w:rPr>
        <w:t xml:space="preserve"> if you are unsure.</w:t>
      </w:r>
    </w:p>
    <w:p w14:paraId="36268694" w14:textId="77777777" w:rsidR="000C17B7" w:rsidRPr="007F3D5B" w:rsidRDefault="000C17B7" w:rsidP="000C17B7">
      <w:pPr>
        <w:pStyle w:val="ListParagraph"/>
        <w:spacing w:after="0" w:line="240" w:lineRule="auto"/>
        <w:ind w:left="360"/>
        <w:rPr>
          <w:rFonts w:ascii="Arial" w:hAnsi="Arial" w:cs="Arial"/>
          <w:color w:val="000000"/>
        </w:rPr>
      </w:pPr>
    </w:p>
    <w:p w14:paraId="10A278AF" w14:textId="493FBEDF" w:rsidR="00992279" w:rsidRPr="007F3D5B" w:rsidRDefault="00992279" w:rsidP="005413FC">
      <w:pPr>
        <w:pStyle w:val="ListParagraph"/>
        <w:numPr>
          <w:ilvl w:val="0"/>
          <w:numId w:val="9"/>
        </w:numPr>
        <w:spacing w:after="0" w:line="240" w:lineRule="auto"/>
        <w:ind w:left="360"/>
        <w:rPr>
          <w:rFonts w:ascii="Arial" w:hAnsi="Arial" w:cs="Arial"/>
          <w:color w:val="000000"/>
        </w:rPr>
      </w:pPr>
      <w:r w:rsidRPr="007F3D5B">
        <w:rPr>
          <w:rFonts w:ascii="Arial" w:hAnsi="Arial" w:cs="Arial"/>
          <w:color w:val="000000"/>
        </w:rPr>
        <w:t>Once you are confident in your sequence, select the region between the RsrII and SacII cut sites and order as GeneArt.</w:t>
      </w:r>
    </w:p>
    <w:p w14:paraId="119C8617" w14:textId="77777777" w:rsidR="00C905AF" w:rsidRPr="007F3D5B" w:rsidRDefault="00C905AF" w:rsidP="001C04B9">
      <w:pPr>
        <w:pStyle w:val="ListParagraph"/>
        <w:spacing w:after="0" w:line="240" w:lineRule="auto"/>
        <w:ind w:left="360"/>
        <w:rPr>
          <w:rFonts w:ascii="Arial" w:hAnsi="Arial" w:cs="Arial"/>
          <w:color w:val="000000"/>
        </w:rPr>
      </w:pPr>
    </w:p>
    <w:p w14:paraId="227A54AB" w14:textId="1F7E597F" w:rsidR="006F2BEC" w:rsidRPr="00A22983" w:rsidRDefault="00C905AF" w:rsidP="00A22983">
      <w:pPr>
        <w:pStyle w:val="ListParagraph"/>
        <w:spacing w:after="0" w:line="240" w:lineRule="auto"/>
        <w:ind w:left="0"/>
        <w:rPr>
          <w:ins w:id="6" w:author="Biernacki MD, Melinda A" w:date="2020-09-03T10:51:00Z"/>
          <w:rFonts w:ascii="Arial" w:hAnsi="Arial" w:cs="Arial"/>
          <w:color w:val="000000"/>
        </w:rPr>
      </w:pPr>
      <w:r w:rsidRPr="007F3D5B">
        <w:rPr>
          <w:rFonts w:ascii="Arial" w:hAnsi="Arial" w:cs="Arial"/>
          <w:color w:val="000000"/>
        </w:rPr>
        <w:t xml:space="preserve">*make sure that any additions or deletions do not change your </w:t>
      </w:r>
      <w:r w:rsidR="00237EAE" w:rsidRPr="007F3D5B">
        <w:rPr>
          <w:rFonts w:ascii="Arial" w:hAnsi="Arial" w:cs="Arial"/>
          <w:color w:val="000000"/>
        </w:rPr>
        <w:t>sequence in either the variable or constant regions.</w:t>
      </w:r>
    </w:p>
    <w:p w14:paraId="4888A740" w14:textId="507E9080" w:rsidR="00853F80" w:rsidRPr="007F3D5B" w:rsidRDefault="00853F80" w:rsidP="001C04B9">
      <w:pPr>
        <w:pStyle w:val="Heading1"/>
        <w:spacing w:before="0"/>
        <w:rPr>
          <w:rFonts w:ascii="Arial" w:hAnsi="Arial" w:cs="Arial"/>
        </w:rPr>
      </w:pPr>
      <w:bookmarkStart w:id="7" w:name="_Toc79134752"/>
      <w:r w:rsidRPr="007F3D5B">
        <w:rPr>
          <w:rFonts w:ascii="Arial" w:hAnsi="Arial" w:cs="Arial"/>
        </w:rPr>
        <w:lastRenderedPageBreak/>
        <w:t xml:space="preserve">Ordering </w:t>
      </w:r>
      <w:r w:rsidR="14125106" w:rsidRPr="007F3D5B">
        <w:rPr>
          <w:rFonts w:ascii="Arial" w:hAnsi="Arial" w:cs="Arial"/>
        </w:rPr>
        <w:t xml:space="preserve">the TCR construct(s) as </w:t>
      </w:r>
      <w:r w:rsidRPr="007F3D5B">
        <w:rPr>
          <w:rFonts w:ascii="Arial" w:hAnsi="Arial" w:cs="Arial"/>
        </w:rPr>
        <w:t>GeneArt</w:t>
      </w:r>
      <w:bookmarkEnd w:id="7"/>
    </w:p>
    <w:p w14:paraId="1E232C6F" w14:textId="05670C9E" w:rsidR="00853F80" w:rsidRPr="007F3D5B" w:rsidRDefault="00853F80" w:rsidP="00853F80">
      <w:pPr>
        <w:rPr>
          <w:rFonts w:ascii="Arial" w:hAnsi="Arial" w:cs="Arial"/>
          <w:color w:val="000000"/>
        </w:rPr>
      </w:pPr>
    </w:p>
    <w:p w14:paraId="039865C9" w14:textId="460D0918" w:rsidR="00853F80" w:rsidRPr="007F3D5B" w:rsidRDefault="03030B2C" w:rsidP="005413FC">
      <w:pPr>
        <w:pStyle w:val="ListParagraph"/>
        <w:numPr>
          <w:ilvl w:val="0"/>
          <w:numId w:val="21"/>
        </w:numPr>
        <w:spacing w:after="0" w:line="240" w:lineRule="auto"/>
        <w:rPr>
          <w:rFonts w:ascii="Arial" w:eastAsiaTheme="minorEastAsia" w:hAnsi="Arial" w:cs="Arial"/>
          <w:color w:val="000000"/>
        </w:rPr>
      </w:pPr>
      <w:r w:rsidRPr="007F3D5B">
        <w:rPr>
          <w:rFonts w:ascii="Arial" w:hAnsi="Arial" w:cs="Arial"/>
          <w:color w:val="000000" w:themeColor="text1"/>
        </w:rPr>
        <w:t xml:space="preserve">Log into the ThermoFisher GeneArt synthesis portal: </w:t>
      </w:r>
      <w:hyperlink r:id="rId20" w:history="1">
        <w:r w:rsidRPr="007F3D5B">
          <w:rPr>
            <w:rStyle w:val="Hyperlink"/>
            <w:rFonts w:ascii="Arial" w:hAnsi="Arial" w:cs="Arial"/>
            <w:color w:val="000000" w:themeColor="text1"/>
          </w:rPr>
          <w:t>https://www.thermofisher.com/account-center/signin-identifier.html</w:t>
        </w:r>
      </w:hyperlink>
    </w:p>
    <w:p w14:paraId="2104A697" w14:textId="252D3A40" w:rsidR="00853F80" w:rsidRPr="007F3D5B" w:rsidRDefault="03030B2C" w:rsidP="005413FC">
      <w:pPr>
        <w:pStyle w:val="ListParagraph"/>
        <w:numPr>
          <w:ilvl w:val="1"/>
          <w:numId w:val="21"/>
        </w:numPr>
        <w:spacing w:after="0" w:line="240" w:lineRule="auto"/>
        <w:rPr>
          <w:rFonts w:ascii="Arial" w:hAnsi="Arial" w:cs="Arial"/>
          <w:color w:val="000000"/>
        </w:rPr>
      </w:pPr>
      <w:r w:rsidRPr="007F3D5B">
        <w:rPr>
          <w:rFonts w:ascii="Arial" w:hAnsi="Arial" w:cs="Arial"/>
          <w:color w:val="000000" w:themeColor="text1"/>
        </w:rPr>
        <w:t>NB: th</w:t>
      </w:r>
      <w:r w:rsidR="617C787C" w:rsidRPr="007F3D5B">
        <w:rPr>
          <w:rFonts w:ascii="Arial" w:hAnsi="Arial" w:cs="Arial"/>
          <w:color w:val="000000" w:themeColor="text1"/>
        </w:rPr>
        <w:t>e link</w:t>
      </w:r>
      <w:r w:rsidRPr="007F3D5B">
        <w:rPr>
          <w:rFonts w:ascii="Arial" w:hAnsi="Arial" w:cs="Arial"/>
          <w:color w:val="000000" w:themeColor="text1"/>
        </w:rPr>
        <w:t xml:space="preserve"> may be changed by the company in the future so if the </w:t>
      </w:r>
      <w:r w:rsidR="2E7E2C40" w:rsidRPr="007F3D5B">
        <w:rPr>
          <w:rFonts w:ascii="Arial" w:hAnsi="Arial" w:cs="Arial"/>
          <w:color w:val="000000" w:themeColor="text1"/>
        </w:rPr>
        <w:t xml:space="preserve">above </w:t>
      </w:r>
      <w:r w:rsidRPr="007F3D5B">
        <w:rPr>
          <w:rFonts w:ascii="Arial" w:hAnsi="Arial" w:cs="Arial"/>
          <w:color w:val="000000" w:themeColor="text1"/>
        </w:rPr>
        <w:t>link doesn’t work, perform a web search for GeneArt.</w:t>
      </w:r>
    </w:p>
    <w:p w14:paraId="4E4455ED" w14:textId="7F05995A" w:rsidR="00853F80" w:rsidRPr="007F3D5B" w:rsidRDefault="2D17E2CC" w:rsidP="005413FC">
      <w:pPr>
        <w:pStyle w:val="ListParagraph"/>
        <w:numPr>
          <w:ilvl w:val="1"/>
          <w:numId w:val="21"/>
        </w:numPr>
        <w:spacing w:after="0" w:line="240" w:lineRule="auto"/>
        <w:rPr>
          <w:rFonts w:ascii="Arial" w:hAnsi="Arial" w:cs="Arial"/>
          <w:color w:val="000000"/>
        </w:rPr>
      </w:pPr>
      <w:r w:rsidRPr="007F3D5B">
        <w:rPr>
          <w:rFonts w:ascii="Arial" w:hAnsi="Arial" w:cs="Arial"/>
          <w:color w:val="000000" w:themeColor="text1"/>
        </w:rPr>
        <w:t>Can generate your own account or use a shared one (</w:t>
      </w:r>
      <w:hyperlink r:id="rId21" w:history="1">
        <w:r w:rsidRPr="007F3D5B">
          <w:rPr>
            <w:rStyle w:val="Hyperlink"/>
            <w:rFonts w:ascii="Arial" w:hAnsi="Arial" w:cs="Arial"/>
            <w:color w:val="000000" w:themeColor="text1"/>
          </w:rPr>
          <w:t>tmcunnin@fhcrc.org</w:t>
        </w:r>
      </w:hyperlink>
      <w:r w:rsidRPr="007F3D5B">
        <w:rPr>
          <w:rFonts w:ascii="Arial" w:hAnsi="Arial" w:cs="Arial"/>
          <w:color w:val="000000" w:themeColor="text1"/>
        </w:rPr>
        <w:t>, Hutch8).</w:t>
      </w:r>
    </w:p>
    <w:p w14:paraId="14D91DBD" w14:textId="77777777" w:rsidR="000C17B7" w:rsidRPr="007F3D5B" w:rsidRDefault="000C17B7" w:rsidP="000C17B7">
      <w:pPr>
        <w:pStyle w:val="ListParagraph"/>
        <w:spacing w:after="0" w:line="240" w:lineRule="auto"/>
        <w:ind w:left="1440"/>
        <w:rPr>
          <w:rFonts w:ascii="Arial" w:hAnsi="Arial" w:cs="Arial"/>
          <w:color w:val="000000"/>
        </w:rPr>
      </w:pPr>
    </w:p>
    <w:p w14:paraId="72979C6A" w14:textId="6856A1DE" w:rsidR="00853F80" w:rsidRPr="007F3D5B" w:rsidRDefault="031C40FE" w:rsidP="005413FC">
      <w:pPr>
        <w:pStyle w:val="ListParagraph"/>
        <w:numPr>
          <w:ilvl w:val="0"/>
          <w:numId w:val="21"/>
        </w:numPr>
        <w:spacing w:after="0" w:line="240" w:lineRule="auto"/>
        <w:rPr>
          <w:rFonts w:ascii="Arial" w:hAnsi="Arial" w:cs="Arial"/>
          <w:color w:val="000000"/>
        </w:rPr>
      </w:pPr>
      <w:r w:rsidRPr="007F3D5B">
        <w:rPr>
          <w:rFonts w:ascii="Arial" w:hAnsi="Arial" w:cs="Arial"/>
          <w:color w:val="000000" w:themeColor="text1"/>
        </w:rPr>
        <w:t>Click the red button that says “New Project,” enter a name and select (or create) a folder</w:t>
      </w:r>
      <w:r w:rsidR="3F48C04D" w:rsidRPr="007F3D5B">
        <w:rPr>
          <w:rFonts w:ascii="Arial" w:hAnsi="Arial" w:cs="Arial"/>
          <w:color w:val="000000" w:themeColor="text1"/>
        </w:rPr>
        <w:t>.</w:t>
      </w:r>
    </w:p>
    <w:p w14:paraId="5E8CA30E" w14:textId="77777777" w:rsidR="000C17B7" w:rsidRPr="007F3D5B" w:rsidRDefault="000C17B7" w:rsidP="000C17B7">
      <w:pPr>
        <w:pStyle w:val="ListParagraph"/>
        <w:spacing w:after="0" w:line="240" w:lineRule="auto"/>
        <w:ind w:left="450"/>
        <w:rPr>
          <w:rFonts w:ascii="Arial" w:hAnsi="Arial" w:cs="Arial"/>
          <w:color w:val="000000"/>
        </w:rPr>
      </w:pPr>
    </w:p>
    <w:p w14:paraId="7BB8C897" w14:textId="5AE20001" w:rsidR="00853F80" w:rsidRPr="007F3D5B" w:rsidRDefault="3F48C04D" w:rsidP="005413FC">
      <w:pPr>
        <w:pStyle w:val="ListParagraph"/>
        <w:numPr>
          <w:ilvl w:val="0"/>
          <w:numId w:val="21"/>
        </w:numPr>
        <w:spacing w:after="0" w:line="240" w:lineRule="auto"/>
        <w:rPr>
          <w:rFonts w:ascii="Arial" w:hAnsi="Arial" w:cs="Arial"/>
          <w:color w:val="000000"/>
        </w:rPr>
      </w:pPr>
      <w:r w:rsidRPr="007F3D5B">
        <w:rPr>
          <w:rFonts w:ascii="Arial" w:hAnsi="Arial" w:cs="Arial"/>
          <w:color w:val="000000" w:themeColor="text1"/>
        </w:rPr>
        <w:t>In the new project, drag the “Gene Synthesis” icon into the dashed square.</w:t>
      </w:r>
      <w:r w:rsidR="1E06B4AB" w:rsidRPr="007F3D5B">
        <w:rPr>
          <w:rFonts w:ascii="Arial" w:hAnsi="Arial" w:cs="Arial"/>
          <w:color w:val="000000" w:themeColor="text1"/>
        </w:rPr>
        <w:t xml:space="preserve"> Double click the icon.</w:t>
      </w:r>
      <w:r w:rsidR="03660028" w:rsidRPr="007F3D5B">
        <w:rPr>
          <w:rFonts w:ascii="Arial" w:hAnsi="Arial" w:cs="Arial"/>
          <w:color w:val="000000" w:themeColor="text1"/>
        </w:rPr>
        <w:t xml:space="preserve"> The box below</w:t>
      </w:r>
      <w:r w:rsidR="05F61261" w:rsidRPr="007F3D5B">
        <w:rPr>
          <w:rFonts w:ascii="Arial" w:hAnsi="Arial" w:cs="Arial"/>
          <w:color w:val="000000" w:themeColor="text1"/>
        </w:rPr>
        <w:t xml:space="preserve"> (Enter Sequence tab)</w:t>
      </w:r>
      <w:r w:rsidR="03660028" w:rsidRPr="007F3D5B">
        <w:rPr>
          <w:rFonts w:ascii="Arial" w:hAnsi="Arial" w:cs="Arial"/>
          <w:color w:val="000000" w:themeColor="text1"/>
        </w:rPr>
        <w:t xml:space="preserve"> will appear. Type in a name for your sequence. Paste in nucleotide or amino acid sequence. Make sure </w:t>
      </w:r>
      <w:r w:rsidR="648E0E22" w:rsidRPr="007F3D5B">
        <w:rPr>
          <w:rFonts w:ascii="Arial" w:hAnsi="Arial" w:cs="Arial"/>
          <w:color w:val="000000" w:themeColor="text1"/>
        </w:rPr>
        <w:t>under Biosafety Classification that “Level 1” is checked</w:t>
      </w:r>
      <w:r w:rsidR="5D6F21F9" w:rsidRPr="007F3D5B">
        <w:rPr>
          <w:rFonts w:ascii="Arial" w:hAnsi="Arial" w:cs="Arial"/>
          <w:color w:val="000000" w:themeColor="text1"/>
        </w:rPr>
        <w:t xml:space="preserve"> and select “Standard cloning vector.” </w:t>
      </w:r>
    </w:p>
    <w:p w14:paraId="03AB9544" w14:textId="433C5C4B" w:rsidR="00853F80" w:rsidRPr="00082536" w:rsidRDefault="5D6F21F9" w:rsidP="005413FC">
      <w:pPr>
        <w:pStyle w:val="ListParagraph"/>
        <w:numPr>
          <w:ilvl w:val="1"/>
          <w:numId w:val="21"/>
        </w:numPr>
        <w:spacing w:after="0" w:line="240" w:lineRule="auto"/>
        <w:rPr>
          <w:rFonts w:ascii="Arial" w:hAnsi="Arial" w:cs="Arial"/>
          <w:color w:val="000000"/>
        </w:rPr>
      </w:pPr>
      <w:r w:rsidRPr="007F3D5B">
        <w:rPr>
          <w:rFonts w:ascii="Arial" w:hAnsi="Arial" w:cs="Arial"/>
          <w:color w:val="000000" w:themeColor="text1"/>
        </w:rPr>
        <w:t>NB: the default cloning vector can come with either ampicillin or kanamycin resistance. S</w:t>
      </w:r>
      <w:r w:rsidR="4EE41276" w:rsidRPr="007F3D5B">
        <w:rPr>
          <w:rFonts w:ascii="Arial" w:hAnsi="Arial" w:cs="Arial"/>
          <w:color w:val="000000" w:themeColor="text1"/>
        </w:rPr>
        <w:t>pecifying ampicillin is preferred as one does not find out resistance until the construct arrives and we do not always have kanamycin plates in house.</w:t>
      </w:r>
    </w:p>
    <w:p w14:paraId="62C02673" w14:textId="77777777" w:rsidR="00082536" w:rsidRPr="007F3D5B" w:rsidRDefault="00082536" w:rsidP="00082536">
      <w:pPr>
        <w:pStyle w:val="ListParagraph"/>
        <w:spacing w:after="0" w:line="240" w:lineRule="auto"/>
        <w:ind w:left="1080"/>
        <w:rPr>
          <w:rFonts w:ascii="Arial" w:hAnsi="Arial" w:cs="Arial"/>
          <w:color w:val="000000"/>
        </w:rPr>
      </w:pPr>
    </w:p>
    <w:p w14:paraId="19F69570" w14:textId="0902DA7E" w:rsidR="00853F80" w:rsidRPr="007F3D5B" w:rsidRDefault="03660028" w:rsidP="001C04B9">
      <w:pPr>
        <w:ind w:left="90"/>
        <w:rPr>
          <w:rFonts w:ascii="Arial" w:hAnsi="Arial" w:cs="Arial"/>
        </w:rPr>
      </w:pPr>
      <w:r>
        <w:rPr>
          <w:noProof/>
        </w:rPr>
        <w:drawing>
          <wp:inline distT="0" distB="0" distL="0" distR="0" wp14:anchorId="56E2A772" wp14:editId="1C9CDB0B">
            <wp:extent cx="4326340" cy="2740016"/>
            <wp:effectExtent l="0" t="0" r="4445" b="3810"/>
            <wp:docPr id="1954070193" name="Picture 1136681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668139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326340" cy="2740016"/>
                    </a:xfrm>
                    <a:prstGeom prst="rect">
                      <a:avLst/>
                    </a:prstGeom>
                  </pic:spPr>
                </pic:pic>
              </a:graphicData>
            </a:graphic>
          </wp:inline>
        </w:drawing>
      </w:r>
    </w:p>
    <w:p w14:paraId="76E1504D" w14:textId="75795F9C" w:rsidR="00853F80" w:rsidRPr="007F3D5B" w:rsidRDefault="00853F80" w:rsidP="001C04B9">
      <w:pPr>
        <w:ind w:left="90"/>
        <w:rPr>
          <w:rFonts w:ascii="Arial" w:hAnsi="Arial" w:cs="Arial"/>
          <w:color w:val="000000"/>
        </w:rPr>
      </w:pPr>
    </w:p>
    <w:p w14:paraId="64D13C63" w14:textId="559E9492" w:rsidR="00853F80" w:rsidRPr="007F3D5B" w:rsidRDefault="1D18184D" w:rsidP="25129BB6">
      <w:pPr>
        <w:pStyle w:val="ListParagraph"/>
        <w:numPr>
          <w:ilvl w:val="0"/>
          <w:numId w:val="21"/>
        </w:numPr>
        <w:spacing w:after="0" w:line="240" w:lineRule="auto"/>
        <w:rPr>
          <w:rFonts w:ascii="Arial" w:eastAsiaTheme="minorEastAsia" w:hAnsi="Arial" w:cs="Arial"/>
          <w:color w:val="000000"/>
        </w:rPr>
      </w:pPr>
      <w:r w:rsidRPr="25129BB6">
        <w:rPr>
          <w:rFonts w:ascii="Arial" w:hAnsi="Arial" w:cs="Arial"/>
          <w:color w:val="000000" w:themeColor="text1"/>
        </w:rPr>
        <w:t>Click</w:t>
      </w:r>
      <w:r w:rsidR="0B40C41E" w:rsidRPr="25129BB6">
        <w:rPr>
          <w:rFonts w:ascii="Arial" w:hAnsi="Arial" w:cs="Arial"/>
          <w:color w:val="000000" w:themeColor="text1"/>
        </w:rPr>
        <w:t xml:space="preserve"> “Edit Sequence”</w:t>
      </w:r>
      <w:r w:rsidR="27DD2841" w:rsidRPr="25129BB6">
        <w:rPr>
          <w:rFonts w:ascii="Arial" w:hAnsi="Arial" w:cs="Arial"/>
          <w:color w:val="000000" w:themeColor="text1"/>
        </w:rPr>
        <w:t xml:space="preserve"> ta</w:t>
      </w:r>
      <w:r w:rsidR="27DD2841" w:rsidRPr="25129BB6">
        <w:rPr>
          <w:rFonts w:ascii="Arial" w:eastAsia="Arial" w:hAnsi="Arial" w:cs="Arial"/>
          <w:color w:val="000000" w:themeColor="text1"/>
        </w:rPr>
        <w:t>b.</w:t>
      </w:r>
      <w:r w:rsidR="0B40C41E" w:rsidRPr="25129BB6">
        <w:rPr>
          <w:rFonts w:ascii="Arial" w:eastAsia="Arial" w:hAnsi="Arial" w:cs="Arial"/>
          <w:color w:val="000000" w:themeColor="text1"/>
        </w:rPr>
        <w:t xml:space="preserve"> </w:t>
      </w:r>
      <w:r w:rsidR="66ADA24B" w:rsidRPr="25129BB6">
        <w:rPr>
          <w:rFonts w:ascii="Arial" w:eastAsia="Arial" w:hAnsi="Arial" w:cs="Arial"/>
        </w:rPr>
        <w:t xml:space="preserve">In this tab, choose your open reading frame, which will begin at position 13 (after SacII and Kozak sequence) and end at the last nucleotide of your sequence </w:t>
      </w:r>
      <w:r w:rsidR="66ADA24B" w:rsidRPr="25129BB6">
        <w:rPr>
          <w:rFonts w:ascii="Arial" w:eastAsia="Arial" w:hAnsi="Arial" w:cs="Arial"/>
          <w:b/>
          <w:bCs/>
        </w:rPr>
        <w:t xml:space="preserve">(the last nucleotide of your RsrII restriction site). The stop codon is </w:t>
      </w:r>
      <w:r w:rsidR="66ADA24B" w:rsidRPr="25129BB6">
        <w:rPr>
          <w:rFonts w:ascii="Arial" w:eastAsia="Arial" w:hAnsi="Arial" w:cs="Arial"/>
          <w:b/>
          <w:bCs/>
          <w:u w:val="single"/>
        </w:rPr>
        <w:t>not</w:t>
      </w:r>
      <w:r w:rsidR="66ADA24B" w:rsidRPr="25129BB6">
        <w:rPr>
          <w:rFonts w:ascii="Arial" w:eastAsia="Arial" w:hAnsi="Arial" w:cs="Arial"/>
          <w:b/>
          <w:bCs/>
        </w:rPr>
        <w:t xml:space="preserve"> included in your GeneArt construct as it is after RQR8 in final backbone plasmid.</w:t>
      </w:r>
    </w:p>
    <w:p w14:paraId="5610B1F9" w14:textId="77777777" w:rsidR="000C17B7" w:rsidRPr="007F3D5B" w:rsidRDefault="000C17B7" w:rsidP="000C17B7">
      <w:pPr>
        <w:pStyle w:val="ListParagraph"/>
        <w:spacing w:after="0" w:line="240" w:lineRule="auto"/>
        <w:ind w:left="450"/>
        <w:rPr>
          <w:rFonts w:ascii="Arial" w:eastAsiaTheme="minorEastAsia" w:hAnsi="Arial" w:cs="Arial"/>
          <w:color w:val="000000"/>
        </w:rPr>
      </w:pPr>
    </w:p>
    <w:p w14:paraId="5EB483FF" w14:textId="0FF4A50A" w:rsidR="00853F80" w:rsidRPr="007F3D5B" w:rsidRDefault="21D0F176" w:rsidP="005413FC">
      <w:pPr>
        <w:pStyle w:val="ListParagraph"/>
        <w:numPr>
          <w:ilvl w:val="0"/>
          <w:numId w:val="21"/>
        </w:numPr>
        <w:spacing w:after="0" w:line="240" w:lineRule="auto"/>
        <w:rPr>
          <w:rFonts w:ascii="Arial" w:hAnsi="Arial" w:cs="Arial"/>
          <w:color w:val="000000"/>
        </w:rPr>
      </w:pPr>
      <w:r w:rsidRPr="2B0A5ED5">
        <w:rPr>
          <w:rFonts w:ascii="Arial" w:hAnsi="Arial" w:cs="Arial"/>
          <w:color w:val="000000" w:themeColor="text1"/>
        </w:rPr>
        <w:t>Click “Optimize Sequence” tab</w:t>
      </w:r>
      <w:r w:rsidR="75C4312A" w:rsidRPr="2B0A5ED5">
        <w:rPr>
          <w:rFonts w:ascii="Arial" w:hAnsi="Arial" w:cs="Arial"/>
          <w:color w:val="000000" w:themeColor="text1"/>
        </w:rPr>
        <w:t xml:space="preserve">. </w:t>
      </w:r>
      <w:r w:rsidR="16752972" w:rsidRPr="2B0A5ED5">
        <w:rPr>
          <w:rFonts w:ascii="Arial" w:hAnsi="Arial" w:cs="Arial"/>
          <w:color w:val="000000" w:themeColor="text1"/>
        </w:rPr>
        <w:t>Make sure SacII and RsrII are listed unde</w:t>
      </w:r>
      <w:r w:rsidR="57EAB625" w:rsidRPr="2B0A5ED5">
        <w:rPr>
          <w:rFonts w:ascii="Arial" w:hAnsi="Arial" w:cs="Arial"/>
          <w:color w:val="000000" w:themeColor="text1"/>
        </w:rPr>
        <w:t xml:space="preserve">r </w:t>
      </w:r>
      <w:r w:rsidR="16752972" w:rsidRPr="2B0A5ED5">
        <w:rPr>
          <w:rFonts w:ascii="Arial" w:hAnsi="Arial" w:cs="Arial"/>
          <w:color w:val="000000" w:themeColor="text1"/>
        </w:rPr>
        <w:t>“Protect restriction sites</w:t>
      </w:r>
      <w:r w:rsidR="305FAB41" w:rsidRPr="2B0A5ED5">
        <w:rPr>
          <w:rFonts w:ascii="Arial" w:hAnsi="Arial" w:cs="Arial"/>
          <w:color w:val="000000" w:themeColor="text1"/>
        </w:rPr>
        <w:t>.</w:t>
      </w:r>
      <w:r w:rsidR="16752972" w:rsidRPr="2B0A5ED5">
        <w:rPr>
          <w:rFonts w:ascii="Arial" w:hAnsi="Arial" w:cs="Arial"/>
          <w:color w:val="000000" w:themeColor="text1"/>
        </w:rPr>
        <w:t xml:space="preserve">” </w:t>
      </w:r>
      <w:r w:rsidR="20FF5C54" w:rsidRPr="2B0A5ED5">
        <w:rPr>
          <w:rFonts w:ascii="Arial" w:hAnsi="Arial" w:cs="Arial"/>
          <w:color w:val="000000" w:themeColor="text1"/>
        </w:rPr>
        <w:t>Under “Motifs to avoid,” select SpeI and AscI (in pRRL.PPT backbone) and make sure SacII and RsrII are also listed.</w:t>
      </w:r>
    </w:p>
    <w:p w14:paraId="67438304" w14:textId="77777777" w:rsidR="000C17B7" w:rsidRPr="007F3D5B" w:rsidRDefault="000C17B7" w:rsidP="000C17B7">
      <w:pPr>
        <w:rPr>
          <w:rFonts w:ascii="Arial" w:hAnsi="Arial" w:cs="Arial"/>
          <w:color w:val="000000"/>
          <w:sz w:val="22"/>
          <w:szCs w:val="22"/>
        </w:rPr>
      </w:pPr>
    </w:p>
    <w:p w14:paraId="6F81E795" w14:textId="4FA60663" w:rsidR="00853F80" w:rsidRPr="007F3D5B" w:rsidRDefault="05001502" w:rsidP="005413FC">
      <w:pPr>
        <w:pStyle w:val="ListParagraph"/>
        <w:numPr>
          <w:ilvl w:val="0"/>
          <w:numId w:val="21"/>
        </w:numPr>
        <w:spacing w:after="0" w:line="240" w:lineRule="auto"/>
        <w:rPr>
          <w:rFonts w:ascii="Arial" w:eastAsiaTheme="minorEastAsia" w:hAnsi="Arial" w:cs="Arial"/>
          <w:color w:val="000000" w:themeColor="text1"/>
        </w:rPr>
      </w:pPr>
      <w:r w:rsidRPr="25129BB6">
        <w:rPr>
          <w:rFonts w:ascii="Arial" w:hAnsi="Arial" w:cs="Arial"/>
          <w:color w:val="000000" w:themeColor="text1"/>
        </w:rPr>
        <w:t>Under “Optimization” (still on the “Optimize Sequence” tab), select “Homo sapiens” in drop-down menu, then click “Optimize</w:t>
      </w:r>
      <w:r w:rsidR="379D4750" w:rsidRPr="25129BB6">
        <w:rPr>
          <w:rFonts w:ascii="Arial" w:hAnsi="Arial" w:cs="Arial"/>
          <w:color w:val="000000" w:themeColor="text1"/>
        </w:rPr>
        <w:t>.</w:t>
      </w:r>
      <w:r w:rsidRPr="25129BB6">
        <w:rPr>
          <w:rFonts w:ascii="Arial" w:hAnsi="Arial" w:cs="Arial"/>
          <w:color w:val="000000" w:themeColor="text1"/>
        </w:rPr>
        <w:t>”</w:t>
      </w:r>
      <w:r w:rsidR="405C2C35" w:rsidRPr="25129BB6">
        <w:rPr>
          <w:rFonts w:ascii="Arial" w:hAnsi="Arial" w:cs="Arial"/>
          <w:color w:val="000000" w:themeColor="text1"/>
        </w:rPr>
        <w:t xml:space="preserve"> This will generate a codon-optimized nucleotide </w:t>
      </w:r>
      <w:r w:rsidR="74B226A3" w:rsidRPr="25129BB6">
        <w:rPr>
          <w:rFonts w:ascii="Arial" w:hAnsi="Arial" w:cs="Arial"/>
          <w:color w:val="000000" w:themeColor="text1"/>
        </w:rPr>
        <w:t>sequence.</w:t>
      </w:r>
    </w:p>
    <w:p w14:paraId="2F4FE4A0" w14:textId="77777777" w:rsidR="000C17B7" w:rsidRPr="007F3D5B" w:rsidRDefault="000C17B7" w:rsidP="000C17B7">
      <w:pPr>
        <w:rPr>
          <w:rFonts w:ascii="Arial" w:eastAsiaTheme="minorEastAsia" w:hAnsi="Arial" w:cs="Arial"/>
          <w:color w:val="000000" w:themeColor="text1"/>
          <w:sz w:val="22"/>
          <w:szCs w:val="22"/>
        </w:rPr>
      </w:pPr>
    </w:p>
    <w:p w14:paraId="5D5BAB1D" w14:textId="060405BE" w:rsidR="00853F80" w:rsidRPr="007F3D5B" w:rsidRDefault="405C2C35" w:rsidP="005413FC">
      <w:pPr>
        <w:pStyle w:val="ListParagraph"/>
        <w:numPr>
          <w:ilvl w:val="0"/>
          <w:numId w:val="21"/>
        </w:numPr>
        <w:spacing w:after="0" w:line="240" w:lineRule="auto"/>
        <w:rPr>
          <w:rFonts w:ascii="Arial" w:hAnsi="Arial" w:cs="Arial"/>
          <w:color w:val="000000" w:themeColor="text1"/>
        </w:rPr>
      </w:pPr>
      <w:r w:rsidRPr="25129BB6">
        <w:rPr>
          <w:rFonts w:ascii="Arial" w:hAnsi="Arial" w:cs="Arial"/>
          <w:color w:val="000000" w:themeColor="text1"/>
        </w:rPr>
        <w:t xml:space="preserve">Once </w:t>
      </w:r>
      <w:r w:rsidR="5D18CDE4" w:rsidRPr="25129BB6">
        <w:rPr>
          <w:rFonts w:ascii="Arial" w:hAnsi="Arial" w:cs="Arial"/>
          <w:color w:val="000000" w:themeColor="text1"/>
        </w:rPr>
        <w:t xml:space="preserve">codon optimization is complete, you will automatically be directed to the “Sequence Summary” tab. Review </w:t>
      </w:r>
      <w:r w:rsidR="4C8DF24B" w:rsidRPr="25129BB6">
        <w:rPr>
          <w:rFonts w:ascii="Arial" w:hAnsi="Arial" w:cs="Arial"/>
          <w:color w:val="000000" w:themeColor="text1"/>
        </w:rPr>
        <w:t xml:space="preserve">the translated sequence </w:t>
      </w:r>
      <w:r w:rsidR="00B643EB" w:rsidRPr="25129BB6">
        <w:rPr>
          <w:rFonts w:ascii="Arial" w:hAnsi="Arial" w:cs="Arial"/>
          <w:color w:val="000000" w:themeColor="text1"/>
        </w:rPr>
        <w:t>and</w:t>
      </w:r>
      <w:r w:rsidR="4C8DF24B" w:rsidRPr="25129BB6">
        <w:rPr>
          <w:rFonts w:ascii="Arial" w:hAnsi="Arial" w:cs="Arial"/>
          <w:color w:val="000000" w:themeColor="text1"/>
        </w:rPr>
        <w:t xml:space="preserve"> restriction sites to ensure that everything is correct and in-frame</w:t>
      </w:r>
      <w:r w:rsidR="000C17B7" w:rsidRPr="25129BB6">
        <w:rPr>
          <w:rFonts w:ascii="Arial" w:hAnsi="Arial" w:cs="Arial"/>
          <w:color w:val="000000" w:themeColor="text1"/>
        </w:rPr>
        <w:t>.</w:t>
      </w:r>
    </w:p>
    <w:p w14:paraId="35AF14BF" w14:textId="77777777" w:rsidR="000C17B7" w:rsidRPr="007F3D5B" w:rsidRDefault="000C17B7" w:rsidP="000C17B7">
      <w:pPr>
        <w:rPr>
          <w:rFonts w:ascii="Arial" w:hAnsi="Arial" w:cs="Arial"/>
          <w:color w:val="000000" w:themeColor="text1"/>
          <w:sz w:val="22"/>
          <w:szCs w:val="22"/>
        </w:rPr>
      </w:pPr>
    </w:p>
    <w:p w14:paraId="7C725B6C" w14:textId="009E6770" w:rsidR="3092DCE8" w:rsidRPr="007F3D5B" w:rsidRDefault="3092DCE8" w:rsidP="005413FC">
      <w:pPr>
        <w:pStyle w:val="ListParagraph"/>
        <w:numPr>
          <w:ilvl w:val="0"/>
          <w:numId w:val="21"/>
        </w:numPr>
        <w:spacing w:after="0" w:line="240" w:lineRule="auto"/>
        <w:rPr>
          <w:rFonts w:ascii="Arial" w:hAnsi="Arial" w:cs="Arial"/>
          <w:color w:val="000000" w:themeColor="text1"/>
        </w:rPr>
      </w:pPr>
      <w:r w:rsidRPr="25129BB6">
        <w:rPr>
          <w:rFonts w:ascii="Arial" w:hAnsi="Arial" w:cs="Arial"/>
          <w:color w:val="000000" w:themeColor="text1"/>
        </w:rPr>
        <w:t>Once you are satisfied with your sequence, you can either generate more constructs in the same project or follow prompts to move your project and the sequence</w:t>
      </w:r>
      <w:r w:rsidR="435A4E30" w:rsidRPr="25129BB6">
        <w:rPr>
          <w:rFonts w:ascii="Arial" w:hAnsi="Arial" w:cs="Arial"/>
          <w:color w:val="000000" w:themeColor="text1"/>
        </w:rPr>
        <w:t xml:space="preserve">s it contains into your shopping cart. At the last </w:t>
      </w:r>
      <w:r w:rsidR="435A4E30" w:rsidRPr="25129BB6">
        <w:rPr>
          <w:rFonts w:ascii="Arial" w:hAnsi="Arial" w:cs="Arial"/>
          <w:color w:val="000000" w:themeColor="text1"/>
        </w:rPr>
        <w:lastRenderedPageBreak/>
        <w:t>step, click the button to generate a quote and forward it to the appropriate technician who will be p</w:t>
      </w:r>
      <w:r w:rsidR="3F9DD13F" w:rsidRPr="25129BB6">
        <w:rPr>
          <w:rFonts w:ascii="Arial" w:hAnsi="Arial" w:cs="Arial"/>
          <w:color w:val="000000" w:themeColor="text1"/>
        </w:rPr>
        <w:t xml:space="preserve">lacing </w:t>
      </w:r>
      <w:r w:rsidR="435A4E30" w:rsidRPr="25129BB6">
        <w:rPr>
          <w:rFonts w:ascii="Arial" w:hAnsi="Arial" w:cs="Arial"/>
          <w:color w:val="000000" w:themeColor="text1"/>
        </w:rPr>
        <w:t>the order.</w:t>
      </w:r>
      <w:r w:rsidR="36A8D943" w:rsidRPr="25129BB6">
        <w:rPr>
          <w:rFonts w:ascii="Arial" w:hAnsi="Arial" w:cs="Arial"/>
          <w:color w:val="000000" w:themeColor="text1"/>
        </w:rPr>
        <w:t xml:space="preserve"> Separately </w:t>
      </w:r>
      <w:r w:rsidR="2A8D066C" w:rsidRPr="25129BB6">
        <w:rPr>
          <w:rFonts w:ascii="Arial" w:hAnsi="Arial" w:cs="Arial"/>
          <w:color w:val="000000" w:themeColor="text1"/>
        </w:rPr>
        <w:t>email the technician to request the order.</w:t>
      </w:r>
    </w:p>
    <w:p w14:paraId="57F2F613" w14:textId="77777777" w:rsidR="000C17B7" w:rsidRPr="007F3D5B" w:rsidRDefault="000C17B7" w:rsidP="000C17B7">
      <w:pPr>
        <w:rPr>
          <w:rFonts w:ascii="Arial" w:hAnsi="Arial" w:cs="Arial"/>
          <w:color w:val="000000" w:themeColor="text1"/>
          <w:sz w:val="22"/>
          <w:szCs w:val="22"/>
        </w:rPr>
      </w:pPr>
    </w:p>
    <w:p w14:paraId="4E2AC92C" w14:textId="18D35FB1" w:rsidR="2A8D066C" w:rsidRPr="007F3D5B" w:rsidRDefault="2A8D066C" w:rsidP="005413FC">
      <w:pPr>
        <w:pStyle w:val="ListParagraph"/>
        <w:numPr>
          <w:ilvl w:val="0"/>
          <w:numId w:val="21"/>
        </w:numPr>
        <w:spacing w:after="0" w:line="240" w:lineRule="auto"/>
        <w:rPr>
          <w:rFonts w:ascii="Arial" w:hAnsi="Arial" w:cs="Arial"/>
          <w:color w:val="000000" w:themeColor="text1"/>
        </w:rPr>
      </w:pPr>
      <w:r w:rsidRPr="25129BB6">
        <w:rPr>
          <w:rFonts w:ascii="Arial" w:hAnsi="Arial" w:cs="Arial"/>
          <w:color w:val="000000" w:themeColor="text1"/>
        </w:rPr>
        <w:t>GeneArt can take up to 3 weeks to arrive so plan accordingly.</w:t>
      </w:r>
    </w:p>
    <w:p w14:paraId="20816012" w14:textId="77777777" w:rsidR="00853F80" w:rsidRPr="007F3D5B" w:rsidRDefault="00853F80" w:rsidP="001C04B9">
      <w:pPr>
        <w:rPr>
          <w:rFonts w:ascii="Arial" w:hAnsi="Arial" w:cs="Arial"/>
          <w:color w:val="000000"/>
        </w:rPr>
      </w:pPr>
    </w:p>
    <w:p w14:paraId="63E12CBF" w14:textId="77777777" w:rsidR="006F2BEC" w:rsidRDefault="006F2BEC">
      <w:pPr>
        <w:rPr>
          <w:rFonts w:ascii="Arial" w:eastAsiaTheme="majorEastAsia" w:hAnsi="Arial" w:cs="Arial"/>
          <w:color w:val="2F5496" w:themeColor="accent1" w:themeShade="BF"/>
          <w:sz w:val="32"/>
          <w:szCs w:val="32"/>
        </w:rPr>
      </w:pPr>
      <w:r>
        <w:rPr>
          <w:rFonts w:ascii="Arial" w:hAnsi="Arial" w:cs="Arial"/>
        </w:rPr>
        <w:br w:type="page"/>
      </w:r>
    </w:p>
    <w:p w14:paraId="5D6BBC26" w14:textId="0D2BC996" w:rsidR="00992279" w:rsidRPr="007F3D5B" w:rsidRDefault="004E599F" w:rsidP="001C04B9">
      <w:pPr>
        <w:pStyle w:val="Heading1"/>
        <w:spacing w:before="0"/>
        <w:rPr>
          <w:rFonts w:ascii="Arial" w:hAnsi="Arial" w:cs="Arial"/>
        </w:rPr>
      </w:pPr>
      <w:bookmarkStart w:id="8" w:name="_Toc79134753"/>
      <w:r w:rsidRPr="007F3D5B">
        <w:rPr>
          <w:rFonts w:ascii="Arial" w:hAnsi="Arial" w:cs="Arial"/>
        </w:rPr>
        <w:lastRenderedPageBreak/>
        <w:t>Restriction digest cloning of TCR construct into backbone vector</w:t>
      </w:r>
      <w:bookmarkEnd w:id="8"/>
    </w:p>
    <w:p w14:paraId="449F0DA6" w14:textId="77777777" w:rsidR="008A5E90" w:rsidRDefault="008A5E90" w:rsidP="001C04B9">
      <w:pPr>
        <w:rPr>
          <w:rFonts w:ascii="Arial" w:hAnsi="Arial" w:cs="Arial"/>
        </w:rPr>
      </w:pPr>
    </w:p>
    <w:p w14:paraId="1B87967D" w14:textId="77777777" w:rsidR="00D92399" w:rsidRPr="007F3D5B" w:rsidRDefault="00D92399" w:rsidP="00D92399">
      <w:pPr>
        <w:rPr>
          <w:rFonts w:ascii="Arial" w:hAnsi="Arial" w:cs="Arial"/>
          <w:sz w:val="22"/>
          <w:szCs w:val="22"/>
        </w:rPr>
      </w:pPr>
      <w:r w:rsidRPr="007F3D5B">
        <w:rPr>
          <w:rFonts w:ascii="Arial" w:hAnsi="Arial" w:cs="Arial"/>
          <w:b/>
          <w:sz w:val="22"/>
          <w:szCs w:val="22"/>
          <w:u w:val="single"/>
        </w:rPr>
        <w:t>Reagents Needed:</w:t>
      </w:r>
    </w:p>
    <w:tbl>
      <w:tblPr>
        <w:tblStyle w:val="TableGrid"/>
        <w:tblW w:w="0" w:type="auto"/>
        <w:tblLook w:val="04A0" w:firstRow="1" w:lastRow="0" w:firstColumn="1" w:lastColumn="0" w:noHBand="0" w:noVBand="1"/>
      </w:tblPr>
      <w:tblGrid>
        <w:gridCol w:w="3596"/>
        <w:gridCol w:w="3597"/>
        <w:gridCol w:w="3597"/>
      </w:tblGrid>
      <w:tr w:rsidR="00206BBF" w:rsidRPr="00E134EE" w14:paraId="564ED0FA" w14:textId="77777777" w:rsidTr="00206BBF">
        <w:tc>
          <w:tcPr>
            <w:tcW w:w="3596" w:type="dxa"/>
          </w:tcPr>
          <w:p w14:paraId="3B401A16" w14:textId="0A9B2953" w:rsidR="00206BBF" w:rsidRPr="00E872F6" w:rsidRDefault="00206BBF" w:rsidP="00206BBF">
            <w:pPr>
              <w:rPr>
                <w:rFonts w:ascii="Arial" w:hAnsi="Arial" w:cs="Arial"/>
                <w:sz w:val="22"/>
                <w:szCs w:val="22"/>
                <w:highlight w:val="yellow"/>
              </w:rPr>
            </w:pPr>
            <w:r w:rsidRPr="00E872F6">
              <w:rPr>
                <w:rFonts w:ascii="Arial" w:hAnsi="Arial" w:cs="Arial"/>
                <w:sz w:val="22"/>
                <w:szCs w:val="22"/>
                <w:highlight w:val="yellow"/>
              </w:rPr>
              <w:t>1x TE Buffer</w:t>
            </w:r>
          </w:p>
        </w:tc>
        <w:tc>
          <w:tcPr>
            <w:tcW w:w="3597" w:type="dxa"/>
          </w:tcPr>
          <w:p w14:paraId="2535840D" w14:textId="6164FACE" w:rsidR="00206BBF" w:rsidRPr="00E872F6" w:rsidRDefault="00206BBF" w:rsidP="00206BBF">
            <w:pPr>
              <w:rPr>
                <w:rFonts w:ascii="Arial" w:hAnsi="Arial" w:cs="Arial"/>
                <w:sz w:val="22"/>
                <w:szCs w:val="22"/>
                <w:highlight w:val="yellow"/>
              </w:rPr>
            </w:pPr>
            <w:r w:rsidRPr="00E872F6">
              <w:rPr>
                <w:rFonts w:ascii="Arial" w:hAnsi="Arial" w:cs="Arial"/>
                <w:sz w:val="22"/>
                <w:szCs w:val="22"/>
                <w:highlight w:val="yellow"/>
              </w:rPr>
              <w:t>10 mM Tris-HCl (pH 8.0) + 1 mM EDTA</w:t>
            </w:r>
          </w:p>
        </w:tc>
        <w:tc>
          <w:tcPr>
            <w:tcW w:w="3597" w:type="dxa"/>
          </w:tcPr>
          <w:p w14:paraId="1117BA32" w14:textId="27675768" w:rsidR="00206BBF" w:rsidRPr="00E872F6" w:rsidRDefault="00206BBF" w:rsidP="00206BBF">
            <w:pPr>
              <w:rPr>
                <w:rFonts w:ascii="Arial" w:hAnsi="Arial" w:cs="Arial"/>
                <w:sz w:val="22"/>
                <w:szCs w:val="22"/>
                <w:highlight w:val="yellow"/>
              </w:rPr>
            </w:pPr>
            <w:r w:rsidRPr="00E872F6">
              <w:rPr>
                <w:rFonts w:ascii="Arial" w:hAnsi="Arial" w:cs="Arial"/>
                <w:sz w:val="22"/>
                <w:szCs w:val="22"/>
                <w:highlight w:val="yellow"/>
              </w:rPr>
              <w:t>can use Buffer TE from Qiagen kits</w:t>
            </w:r>
          </w:p>
        </w:tc>
      </w:tr>
      <w:tr w:rsidR="00206BBF" w:rsidRPr="00E134EE" w14:paraId="09AEC346" w14:textId="77777777" w:rsidTr="00206BBF">
        <w:tc>
          <w:tcPr>
            <w:tcW w:w="3596" w:type="dxa"/>
          </w:tcPr>
          <w:p w14:paraId="28B3E53B" w14:textId="55ACF031" w:rsidR="00206BBF" w:rsidRPr="00E872F6" w:rsidRDefault="00206BBF" w:rsidP="00206BBF">
            <w:pPr>
              <w:rPr>
                <w:rFonts w:ascii="Arial" w:hAnsi="Arial" w:cs="Arial"/>
                <w:sz w:val="22"/>
                <w:szCs w:val="22"/>
                <w:highlight w:val="yellow"/>
              </w:rPr>
            </w:pPr>
            <w:r w:rsidRPr="00E872F6">
              <w:rPr>
                <w:rFonts w:ascii="Arial" w:hAnsi="Arial" w:cs="Arial"/>
                <w:sz w:val="22"/>
                <w:szCs w:val="22"/>
                <w:highlight w:val="yellow"/>
              </w:rPr>
              <w:t>Molecular Biological Grade (MBG) Water</w:t>
            </w:r>
          </w:p>
        </w:tc>
        <w:tc>
          <w:tcPr>
            <w:tcW w:w="3597" w:type="dxa"/>
          </w:tcPr>
          <w:p w14:paraId="186DDD2E" w14:textId="46DEB5B3" w:rsidR="00206BBF" w:rsidRPr="00E872F6" w:rsidRDefault="00206BBF" w:rsidP="00206BBF">
            <w:pPr>
              <w:rPr>
                <w:rFonts w:ascii="Arial" w:hAnsi="Arial" w:cs="Arial"/>
                <w:sz w:val="22"/>
                <w:szCs w:val="22"/>
                <w:highlight w:val="yellow"/>
              </w:rPr>
            </w:pPr>
            <w:r w:rsidRPr="00E872F6">
              <w:rPr>
                <w:rFonts w:ascii="Arial" w:hAnsi="Arial" w:cs="Arial"/>
                <w:sz w:val="22"/>
                <w:szCs w:val="22"/>
                <w:highlight w:val="yellow"/>
              </w:rPr>
              <w:t>Fisher Scientific (Corning Brand)</w:t>
            </w:r>
          </w:p>
        </w:tc>
        <w:tc>
          <w:tcPr>
            <w:tcW w:w="3597" w:type="dxa"/>
          </w:tcPr>
          <w:p w14:paraId="49CAF1E5" w14:textId="38F4E258" w:rsidR="00206BBF" w:rsidRPr="00E872F6" w:rsidRDefault="00206BBF" w:rsidP="00206BBF">
            <w:pPr>
              <w:rPr>
                <w:rFonts w:ascii="Arial" w:hAnsi="Arial" w:cs="Arial"/>
                <w:sz w:val="22"/>
                <w:szCs w:val="22"/>
                <w:highlight w:val="yellow"/>
              </w:rPr>
            </w:pPr>
            <w:r w:rsidRPr="00E872F6">
              <w:rPr>
                <w:rFonts w:ascii="Arial" w:hAnsi="Arial" w:cs="Arial"/>
                <w:sz w:val="22"/>
                <w:szCs w:val="22"/>
                <w:highlight w:val="yellow"/>
              </w:rPr>
              <w:t>Cat #MT46000CM</w:t>
            </w:r>
          </w:p>
        </w:tc>
      </w:tr>
      <w:tr w:rsidR="00206BBF" w:rsidRPr="00E134EE" w14:paraId="7B41F694" w14:textId="77777777" w:rsidTr="00206BBF">
        <w:tc>
          <w:tcPr>
            <w:tcW w:w="3596" w:type="dxa"/>
          </w:tcPr>
          <w:p w14:paraId="1086092F" w14:textId="0B69242C" w:rsidR="00206BBF" w:rsidRPr="00E134EE" w:rsidRDefault="00206BBF" w:rsidP="00206BBF">
            <w:pPr>
              <w:rPr>
                <w:rFonts w:ascii="Arial" w:hAnsi="Arial" w:cs="Arial"/>
                <w:sz w:val="22"/>
                <w:szCs w:val="22"/>
              </w:rPr>
            </w:pPr>
            <w:r w:rsidRPr="00E134EE">
              <w:rPr>
                <w:rFonts w:ascii="Arial" w:hAnsi="Arial" w:cs="Arial"/>
                <w:sz w:val="22"/>
                <w:szCs w:val="22"/>
              </w:rPr>
              <w:t>10x CutSmart Buffer</w:t>
            </w:r>
          </w:p>
        </w:tc>
        <w:tc>
          <w:tcPr>
            <w:tcW w:w="3597" w:type="dxa"/>
          </w:tcPr>
          <w:p w14:paraId="011AFEC2" w14:textId="0C7976BB" w:rsidR="00206BBF" w:rsidRPr="00E134EE" w:rsidRDefault="00206BBF" w:rsidP="00206BBF">
            <w:pPr>
              <w:rPr>
                <w:rFonts w:ascii="Arial" w:hAnsi="Arial" w:cs="Arial"/>
                <w:sz w:val="22"/>
                <w:szCs w:val="22"/>
              </w:rPr>
            </w:pPr>
            <w:r w:rsidRPr="00E134EE">
              <w:rPr>
                <w:rFonts w:ascii="Arial" w:hAnsi="Arial" w:cs="Arial"/>
                <w:sz w:val="22"/>
                <w:szCs w:val="22"/>
              </w:rPr>
              <w:t>New England BioLabs</w:t>
            </w:r>
          </w:p>
        </w:tc>
        <w:tc>
          <w:tcPr>
            <w:tcW w:w="3597" w:type="dxa"/>
          </w:tcPr>
          <w:p w14:paraId="03AC122D" w14:textId="5CC66FC6" w:rsidR="00206BBF" w:rsidRPr="00E134EE" w:rsidRDefault="00206BBF" w:rsidP="00206BBF">
            <w:pPr>
              <w:rPr>
                <w:rFonts w:ascii="Arial" w:hAnsi="Arial" w:cs="Arial"/>
                <w:sz w:val="22"/>
                <w:szCs w:val="22"/>
              </w:rPr>
            </w:pPr>
            <w:r w:rsidRPr="00E134EE">
              <w:rPr>
                <w:rFonts w:ascii="Arial" w:hAnsi="Arial" w:cs="Arial"/>
                <w:sz w:val="22"/>
                <w:szCs w:val="22"/>
              </w:rPr>
              <w:t>Cat #B7204S</w:t>
            </w:r>
          </w:p>
        </w:tc>
      </w:tr>
      <w:tr w:rsidR="00206BBF" w:rsidRPr="00E134EE" w14:paraId="1DED3A56" w14:textId="77777777" w:rsidTr="00206BBF">
        <w:tc>
          <w:tcPr>
            <w:tcW w:w="3596" w:type="dxa"/>
          </w:tcPr>
          <w:p w14:paraId="2C9D73E0" w14:textId="7C89ED3B" w:rsidR="00206BBF" w:rsidRPr="00E134EE" w:rsidRDefault="00206BBF" w:rsidP="00206BBF">
            <w:pPr>
              <w:rPr>
                <w:rFonts w:ascii="Arial" w:hAnsi="Arial" w:cs="Arial"/>
                <w:sz w:val="22"/>
                <w:szCs w:val="22"/>
              </w:rPr>
            </w:pPr>
            <w:r w:rsidRPr="00E134EE">
              <w:rPr>
                <w:rFonts w:ascii="Arial" w:hAnsi="Arial" w:cs="Arial"/>
                <w:sz w:val="22"/>
                <w:szCs w:val="22"/>
              </w:rPr>
              <w:t>SacII Enzyme</w:t>
            </w:r>
          </w:p>
        </w:tc>
        <w:tc>
          <w:tcPr>
            <w:tcW w:w="3597" w:type="dxa"/>
          </w:tcPr>
          <w:p w14:paraId="2F732660" w14:textId="16B348A6" w:rsidR="00206BBF" w:rsidRPr="00E134EE" w:rsidRDefault="00206BBF" w:rsidP="00206BBF">
            <w:pPr>
              <w:rPr>
                <w:rFonts w:ascii="Arial" w:hAnsi="Arial" w:cs="Arial"/>
                <w:sz w:val="22"/>
                <w:szCs w:val="22"/>
              </w:rPr>
            </w:pPr>
            <w:r w:rsidRPr="00E134EE">
              <w:rPr>
                <w:rFonts w:ascii="Arial" w:hAnsi="Arial" w:cs="Arial"/>
                <w:sz w:val="22"/>
                <w:szCs w:val="22"/>
              </w:rPr>
              <w:t>New England BioLabs</w:t>
            </w:r>
          </w:p>
        </w:tc>
        <w:tc>
          <w:tcPr>
            <w:tcW w:w="3597" w:type="dxa"/>
          </w:tcPr>
          <w:p w14:paraId="6F940E15" w14:textId="7FD0059E" w:rsidR="00206BBF" w:rsidRPr="00E134EE" w:rsidRDefault="00206BBF" w:rsidP="00206BBF">
            <w:pPr>
              <w:rPr>
                <w:rFonts w:ascii="Arial" w:hAnsi="Arial" w:cs="Arial"/>
                <w:sz w:val="22"/>
                <w:szCs w:val="22"/>
              </w:rPr>
            </w:pPr>
            <w:r w:rsidRPr="00E134EE">
              <w:rPr>
                <w:rFonts w:ascii="Arial" w:hAnsi="Arial" w:cs="Arial"/>
                <w:sz w:val="22"/>
                <w:szCs w:val="22"/>
              </w:rPr>
              <w:t>Cat #R0157S</w:t>
            </w:r>
          </w:p>
        </w:tc>
      </w:tr>
      <w:tr w:rsidR="00206BBF" w:rsidRPr="00E134EE" w14:paraId="5DF0576A" w14:textId="77777777" w:rsidTr="00206BBF">
        <w:tc>
          <w:tcPr>
            <w:tcW w:w="3596" w:type="dxa"/>
          </w:tcPr>
          <w:p w14:paraId="30E3AEB7" w14:textId="6EAB30B7" w:rsidR="00206BBF" w:rsidRPr="00E134EE" w:rsidRDefault="00206BBF" w:rsidP="00206BBF">
            <w:pPr>
              <w:rPr>
                <w:rFonts w:ascii="Arial" w:hAnsi="Arial" w:cs="Arial"/>
                <w:sz w:val="22"/>
                <w:szCs w:val="22"/>
              </w:rPr>
            </w:pPr>
            <w:r w:rsidRPr="00E134EE">
              <w:rPr>
                <w:rFonts w:ascii="Arial" w:hAnsi="Arial" w:cs="Arial"/>
                <w:sz w:val="22"/>
                <w:szCs w:val="22"/>
              </w:rPr>
              <w:t>RsrII Enzyme</w:t>
            </w:r>
          </w:p>
        </w:tc>
        <w:tc>
          <w:tcPr>
            <w:tcW w:w="3597" w:type="dxa"/>
          </w:tcPr>
          <w:p w14:paraId="29B2622C" w14:textId="76F6B58F" w:rsidR="00206BBF" w:rsidRPr="00E134EE" w:rsidRDefault="00206BBF" w:rsidP="00206BBF">
            <w:pPr>
              <w:rPr>
                <w:rFonts w:ascii="Arial" w:hAnsi="Arial" w:cs="Arial"/>
                <w:sz w:val="22"/>
                <w:szCs w:val="22"/>
              </w:rPr>
            </w:pPr>
            <w:r w:rsidRPr="00E134EE">
              <w:rPr>
                <w:rFonts w:ascii="Arial" w:hAnsi="Arial" w:cs="Arial"/>
                <w:sz w:val="22"/>
                <w:szCs w:val="22"/>
              </w:rPr>
              <w:t>New England BioLabs</w:t>
            </w:r>
          </w:p>
        </w:tc>
        <w:tc>
          <w:tcPr>
            <w:tcW w:w="3597" w:type="dxa"/>
          </w:tcPr>
          <w:p w14:paraId="3B6CF499" w14:textId="5224BF74" w:rsidR="00206BBF" w:rsidRPr="00E134EE" w:rsidRDefault="00206BBF" w:rsidP="00206BBF">
            <w:pPr>
              <w:rPr>
                <w:rFonts w:ascii="Arial" w:hAnsi="Arial" w:cs="Arial"/>
                <w:sz w:val="22"/>
                <w:szCs w:val="22"/>
              </w:rPr>
            </w:pPr>
            <w:r w:rsidRPr="00E134EE">
              <w:rPr>
                <w:rFonts w:ascii="Arial" w:hAnsi="Arial" w:cs="Arial"/>
                <w:sz w:val="22"/>
                <w:szCs w:val="22"/>
              </w:rPr>
              <w:t>Cat #R0501S</w:t>
            </w:r>
          </w:p>
        </w:tc>
      </w:tr>
      <w:tr w:rsidR="00206BBF" w:rsidRPr="00E134EE" w14:paraId="6693D659" w14:textId="77777777" w:rsidTr="00206BBF">
        <w:tc>
          <w:tcPr>
            <w:tcW w:w="3596" w:type="dxa"/>
          </w:tcPr>
          <w:p w14:paraId="6856626F" w14:textId="2C61A64E" w:rsidR="00206BBF" w:rsidRPr="00E134EE" w:rsidRDefault="00206BBF" w:rsidP="00206BBF">
            <w:pPr>
              <w:rPr>
                <w:rFonts w:ascii="Arial" w:hAnsi="Arial" w:cs="Arial"/>
                <w:sz w:val="22"/>
                <w:szCs w:val="22"/>
              </w:rPr>
            </w:pPr>
            <w:r w:rsidRPr="00E134EE">
              <w:rPr>
                <w:rFonts w:ascii="Arial" w:hAnsi="Arial" w:cs="Arial"/>
                <w:sz w:val="22"/>
                <w:szCs w:val="22"/>
              </w:rPr>
              <w:t>BstEII-HF Enzyme</w:t>
            </w:r>
          </w:p>
        </w:tc>
        <w:tc>
          <w:tcPr>
            <w:tcW w:w="3597" w:type="dxa"/>
          </w:tcPr>
          <w:p w14:paraId="550B2FDD" w14:textId="54EAE0E6" w:rsidR="00206BBF" w:rsidRPr="00E134EE" w:rsidRDefault="00206BBF" w:rsidP="00206BBF">
            <w:pPr>
              <w:rPr>
                <w:rFonts w:ascii="Arial" w:hAnsi="Arial" w:cs="Arial"/>
                <w:sz w:val="22"/>
                <w:szCs w:val="22"/>
              </w:rPr>
            </w:pPr>
            <w:r w:rsidRPr="00E134EE">
              <w:rPr>
                <w:rFonts w:ascii="Arial" w:hAnsi="Arial" w:cs="Arial"/>
                <w:sz w:val="22"/>
                <w:szCs w:val="22"/>
              </w:rPr>
              <w:t>New England BioLabs</w:t>
            </w:r>
          </w:p>
        </w:tc>
        <w:tc>
          <w:tcPr>
            <w:tcW w:w="3597" w:type="dxa"/>
          </w:tcPr>
          <w:p w14:paraId="29380E93" w14:textId="15B95852" w:rsidR="00206BBF" w:rsidRPr="00E134EE" w:rsidRDefault="00206BBF" w:rsidP="00206BBF">
            <w:pPr>
              <w:rPr>
                <w:rFonts w:ascii="Arial" w:hAnsi="Arial" w:cs="Arial"/>
                <w:sz w:val="22"/>
                <w:szCs w:val="22"/>
              </w:rPr>
            </w:pPr>
            <w:r w:rsidRPr="00E134EE">
              <w:rPr>
                <w:rFonts w:ascii="Arial" w:hAnsi="Arial" w:cs="Arial"/>
                <w:sz w:val="22"/>
                <w:szCs w:val="22"/>
              </w:rPr>
              <w:t>Cat #R3162S</w:t>
            </w:r>
          </w:p>
        </w:tc>
      </w:tr>
      <w:tr w:rsidR="00206BBF" w:rsidRPr="00E134EE" w14:paraId="6089C753" w14:textId="77777777" w:rsidTr="00206BBF">
        <w:tc>
          <w:tcPr>
            <w:tcW w:w="3596" w:type="dxa"/>
          </w:tcPr>
          <w:p w14:paraId="5092EFF8" w14:textId="71E2C31E" w:rsidR="00206BBF" w:rsidRPr="00E872F6" w:rsidRDefault="00D504D4" w:rsidP="00206BBF">
            <w:pPr>
              <w:rPr>
                <w:rFonts w:ascii="Arial" w:hAnsi="Arial" w:cs="Arial"/>
                <w:sz w:val="22"/>
                <w:szCs w:val="22"/>
                <w:highlight w:val="yellow"/>
              </w:rPr>
            </w:pPr>
            <w:r w:rsidRPr="00E872F6">
              <w:rPr>
                <w:rFonts w:ascii="Arial" w:hAnsi="Arial" w:cs="Arial"/>
                <w:sz w:val="22"/>
                <w:szCs w:val="22"/>
                <w:highlight w:val="yellow"/>
              </w:rPr>
              <w:t>10x TAE Buffer (Diluted to 1x with Millipore water)</w:t>
            </w:r>
          </w:p>
        </w:tc>
        <w:tc>
          <w:tcPr>
            <w:tcW w:w="3597" w:type="dxa"/>
          </w:tcPr>
          <w:p w14:paraId="300CDC8E" w14:textId="1FBB32FA" w:rsidR="00206BBF" w:rsidRPr="00E872F6" w:rsidRDefault="00D504D4" w:rsidP="00206BBF">
            <w:pPr>
              <w:rPr>
                <w:rFonts w:ascii="Arial" w:hAnsi="Arial" w:cs="Arial"/>
                <w:sz w:val="22"/>
                <w:szCs w:val="22"/>
                <w:highlight w:val="yellow"/>
              </w:rPr>
            </w:pPr>
            <w:r w:rsidRPr="00E872F6">
              <w:rPr>
                <w:rFonts w:ascii="Arial" w:hAnsi="Arial" w:cs="Arial"/>
                <w:sz w:val="22"/>
                <w:szCs w:val="22"/>
                <w:highlight w:val="yellow"/>
              </w:rPr>
              <w:t>Fisher Scientific (Corning Brand)</w:t>
            </w:r>
          </w:p>
        </w:tc>
        <w:tc>
          <w:tcPr>
            <w:tcW w:w="3597" w:type="dxa"/>
          </w:tcPr>
          <w:p w14:paraId="7875F6CB" w14:textId="31E836CE" w:rsidR="00206BBF" w:rsidRPr="00E872F6" w:rsidRDefault="00D504D4" w:rsidP="00206BBF">
            <w:pPr>
              <w:rPr>
                <w:rFonts w:ascii="Arial" w:hAnsi="Arial" w:cs="Arial"/>
                <w:sz w:val="22"/>
                <w:szCs w:val="22"/>
                <w:highlight w:val="yellow"/>
              </w:rPr>
            </w:pPr>
            <w:r w:rsidRPr="00E872F6">
              <w:rPr>
                <w:rFonts w:ascii="Arial" w:hAnsi="Arial" w:cs="Arial"/>
                <w:sz w:val="22"/>
                <w:szCs w:val="22"/>
                <w:highlight w:val="yellow"/>
              </w:rPr>
              <w:t>Cat #MT46010CM</w:t>
            </w:r>
          </w:p>
        </w:tc>
      </w:tr>
      <w:tr w:rsidR="00206BBF" w:rsidRPr="00E134EE" w14:paraId="78F5812B" w14:textId="77777777" w:rsidTr="00206BBF">
        <w:tc>
          <w:tcPr>
            <w:tcW w:w="3596" w:type="dxa"/>
          </w:tcPr>
          <w:p w14:paraId="20B0A57A" w14:textId="714DC67F" w:rsidR="00206BBF" w:rsidRPr="00E872F6" w:rsidRDefault="00D504D4" w:rsidP="00206BBF">
            <w:pPr>
              <w:rPr>
                <w:rFonts w:ascii="Arial" w:hAnsi="Arial" w:cs="Arial"/>
                <w:sz w:val="22"/>
                <w:szCs w:val="22"/>
                <w:highlight w:val="yellow"/>
              </w:rPr>
            </w:pPr>
            <w:r w:rsidRPr="00E872F6">
              <w:rPr>
                <w:rFonts w:ascii="Arial" w:hAnsi="Arial" w:cs="Arial"/>
                <w:sz w:val="22"/>
                <w:szCs w:val="22"/>
                <w:highlight w:val="yellow"/>
              </w:rPr>
              <w:t>Agarose LE</w:t>
            </w:r>
          </w:p>
        </w:tc>
        <w:tc>
          <w:tcPr>
            <w:tcW w:w="3597" w:type="dxa"/>
          </w:tcPr>
          <w:p w14:paraId="33C9097F" w14:textId="0F183AD0" w:rsidR="00206BBF" w:rsidRPr="00E872F6" w:rsidRDefault="00D504D4" w:rsidP="00206BBF">
            <w:pPr>
              <w:rPr>
                <w:rFonts w:ascii="Arial" w:hAnsi="Arial" w:cs="Arial"/>
                <w:sz w:val="22"/>
                <w:szCs w:val="22"/>
                <w:highlight w:val="yellow"/>
              </w:rPr>
            </w:pPr>
            <w:r w:rsidRPr="00E872F6">
              <w:rPr>
                <w:rFonts w:ascii="Arial" w:hAnsi="Arial" w:cs="Arial"/>
                <w:sz w:val="22"/>
                <w:szCs w:val="22"/>
                <w:highlight w:val="yellow"/>
              </w:rPr>
              <w:t>Fisher Scientific (Axygen Brand)</w:t>
            </w:r>
          </w:p>
        </w:tc>
        <w:tc>
          <w:tcPr>
            <w:tcW w:w="3597" w:type="dxa"/>
          </w:tcPr>
          <w:p w14:paraId="427E0E40" w14:textId="4D04AF7F" w:rsidR="00206BBF" w:rsidRPr="00E872F6" w:rsidRDefault="00D504D4" w:rsidP="00206BBF">
            <w:pPr>
              <w:rPr>
                <w:rFonts w:ascii="Arial" w:hAnsi="Arial" w:cs="Arial"/>
                <w:sz w:val="22"/>
                <w:szCs w:val="22"/>
                <w:highlight w:val="yellow"/>
              </w:rPr>
            </w:pPr>
            <w:r w:rsidRPr="00E872F6">
              <w:rPr>
                <w:rFonts w:ascii="Arial" w:hAnsi="Arial" w:cs="Arial"/>
                <w:sz w:val="22"/>
                <w:szCs w:val="22"/>
                <w:highlight w:val="yellow"/>
              </w:rPr>
              <w:t>Cat #14-223-080</w:t>
            </w:r>
          </w:p>
        </w:tc>
      </w:tr>
      <w:tr w:rsidR="00D504D4" w:rsidRPr="00E134EE" w14:paraId="33BA94F3" w14:textId="77777777" w:rsidTr="00206BBF">
        <w:tc>
          <w:tcPr>
            <w:tcW w:w="3596" w:type="dxa"/>
          </w:tcPr>
          <w:p w14:paraId="3B90D83B" w14:textId="21AA804D" w:rsidR="00D504D4" w:rsidRPr="00E134EE" w:rsidRDefault="00D504D4" w:rsidP="00206BBF">
            <w:pPr>
              <w:rPr>
                <w:rFonts w:ascii="Arial" w:hAnsi="Arial" w:cs="Arial"/>
                <w:sz w:val="22"/>
                <w:szCs w:val="22"/>
              </w:rPr>
            </w:pPr>
            <w:r w:rsidRPr="00E134EE">
              <w:rPr>
                <w:rFonts w:ascii="Arial" w:hAnsi="Arial" w:cs="Arial"/>
                <w:sz w:val="22"/>
                <w:szCs w:val="22"/>
              </w:rPr>
              <w:t>CIAP (20 U/µL)</w:t>
            </w:r>
          </w:p>
        </w:tc>
        <w:tc>
          <w:tcPr>
            <w:tcW w:w="3597" w:type="dxa"/>
          </w:tcPr>
          <w:p w14:paraId="3EC411E5" w14:textId="7795659A" w:rsidR="00D504D4" w:rsidRPr="00E134EE" w:rsidRDefault="00D504D4" w:rsidP="00206BBF">
            <w:pPr>
              <w:rPr>
                <w:rFonts w:ascii="Arial" w:hAnsi="Arial" w:cs="Arial"/>
                <w:sz w:val="22"/>
                <w:szCs w:val="22"/>
              </w:rPr>
            </w:pPr>
            <w:r w:rsidRPr="00E134EE">
              <w:rPr>
                <w:rFonts w:ascii="Arial" w:hAnsi="Arial" w:cs="Arial"/>
                <w:sz w:val="22"/>
                <w:szCs w:val="22"/>
              </w:rPr>
              <w:t>Thermo Fisher</w:t>
            </w:r>
          </w:p>
        </w:tc>
        <w:tc>
          <w:tcPr>
            <w:tcW w:w="3597" w:type="dxa"/>
          </w:tcPr>
          <w:p w14:paraId="58F3F59B" w14:textId="222224CF" w:rsidR="00151BEF" w:rsidRPr="00E134EE" w:rsidRDefault="00D504D4" w:rsidP="00D504D4">
            <w:pPr>
              <w:rPr>
                <w:rFonts w:ascii="Arial" w:hAnsi="Arial" w:cs="Arial"/>
                <w:sz w:val="22"/>
                <w:szCs w:val="22"/>
              </w:rPr>
            </w:pPr>
            <w:r w:rsidRPr="00E134EE">
              <w:rPr>
                <w:rFonts w:ascii="Arial" w:hAnsi="Arial" w:cs="Arial"/>
                <w:sz w:val="22"/>
                <w:szCs w:val="22"/>
              </w:rPr>
              <w:t>Cat #18009019*</w:t>
            </w:r>
          </w:p>
          <w:p w14:paraId="02EF5C75" w14:textId="77777777" w:rsidR="00D504D4" w:rsidRPr="00E134EE" w:rsidRDefault="00D504D4" w:rsidP="00206BBF">
            <w:pPr>
              <w:rPr>
                <w:rFonts w:ascii="Arial" w:hAnsi="Arial" w:cs="Arial"/>
                <w:sz w:val="22"/>
                <w:szCs w:val="22"/>
              </w:rPr>
            </w:pPr>
          </w:p>
        </w:tc>
      </w:tr>
      <w:tr w:rsidR="00D504D4" w:rsidRPr="00E134EE" w14:paraId="3A8F4278" w14:textId="77777777" w:rsidTr="00206BBF">
        <w:tc>
          <w:tcPr>
            <w:tcW w:w="3596" w:type="dxa"/>
          </w:tcPr>
          <w:p w14:paraId="47EE38E4" w14:textId="49CF2B24" w:rsidR="00D504D4" w:rsidRPr="00E134EE" w:rsidRDefault="00D504D4" w:rsidP="00206BBF">
            <w:pPr>
              <w:rPr>
                <w:rFonts w:ascii="Arial" w:hAnsi="Arial" w:cs="Arial"/>
                <w:sz w:val="22"/>
                <w:szCs w:val="22"/>
              </w:rPr>
            </w:pPr>
            <w:r w:rsidRPr="00E134EE">
              <w:rPr>
                <w:rFonts w:ascii="Arial" w:hAnsi="Arial" w:cs="Arial"/>
                <w:sz w:val="22"/>
                <w:szCs w:val="22"/>
              </w:rPr>
              <w:t>T4 DNA Ligase (5 U/µL)</w:t>
            </w:r>
          </w:p>
        </w:tc>
        <w:tc>
          <w:tcPr>
            <w:tcW w:w="3597" w:type="dxa"/>
          </w:tcPr>
          <w:p w14:paraId="19096609" w14:textId="07A1F39A" w:rsidR="00D504D4" w:rsidRPr="00E134EE" w:rsidRDefault="00D504D4" w:rsidP="00206BBF">
            <w:pPr>
              <w:rPr>
                <w:rFonts w:ascii="Arial" w:hAnsi="Arial" w:cs="Arial"/>
                <w:sz w:val="22"/>
                <w:szCs w:val="22"/>
              </w:rPr>
            </w:pPr>
            <w:r w:rsidRPr="00E134EE">
              <w:rPr>
                <w:rFonts w:ascii="Arial" w:hAnsi="Arial" w:cs="Arial"/>
                <w:sz w:val="22"/>
                <w:szCs w:val="22"/>
              </w:rPr>
              <w:t>Thermo Fisher</w:t>
            </w:r>
          </w:p>
        </w:tc>
        <w:tc>
          <w:tcPr>
            <w:tcW w:w="3597" w:type="dxa"/>
          </w:tcPr>
          <w:p w14:paraId="189C2DA1" w14:textId="66407D9F" w:rsidR="00D504D4" w:rsidRPr="00E134EE" w:rsidRDefault="00D504D4" w:rsidP="00D504D4">
            <w:pPr>
              <w:rPr>
                <w:rFonts w:ascii="Arial" w:hAnsi="Arial" w:cs="Arial"/>
                <w:sz w:val="22"/>
                <w:szCs w:val="22"/>
              </w:rPr>
            </w:pPr>
            <w:r w:rsidRPr="00E134EE">
              <w:rPr>
                <w:rFonts w:ascii="Arial" w:hAnsi="Arial" w:cs="Arial"/>
                <w:sz w:val="22"/>
                <w:szCs w:val="22"/>
              </w:rPr>
              <w:t>Cat #EL0014*</w:t>
            </w:r>
          </w:p>
        </w:tc>
      </w:tr>
      <w:tr w:rsidR="00E134EE" w:rsidRPr="00E134EE" w14:paraId="706D71ED" w14:textId="77777777" w:rsidTr="00206BBF">
        <w:tc>
          <w:tcPr>
            <w:tcW w:w="3596" w:type="dxa"/>
          </w:tcPr>
          <w:p w14:paraId="1C82C9CC" w14:textId="0D753369" w:rsidR="00E134EE" w:rsidRPr="00E134EE" w:rsidRDefault="00E134EE" w:rsidP="00206BBF">
            <w:pPr>
              <w:rPr>
                <w:rFonts w:ascii="Arial" w:hAnsi="Arial" w:cs="Arial"/>
                <w:sz w:val="22"/>
                <w:szCs w:val="22"/>
              </w:rPr>
            </w:pPr>
            <w:r w:rsidRPr="00E134EE">
              <w:rPr>
                <w:rFonts w:ascii="Arial" w:hAnsi="Arial" w:cs="Arial"/>
                <w:sz w:val="22"/>
                <w:szCs w:val="22"/>
              </w:rPr>
              <w:t>One Shot Stbl3 Chemically Competent Cells**</w:t>
            </w:r>
          </w:p>
        </w:tc>
        <w:tc>
          <w:tcPr>
            <w:tcW w:w="3597" w:type="dxa"/>
          </w:tcPr>
          <w:p w14:paraId="60844856" w14:textId="76898C32" w:rsidR="00E134EE" w:rsidRPr="00E134EE" w:rsidRDefault="00E134EE" w:rsidP="00206BBF">
            <w:pPr>
              <w:rPr>
                <w:rFonts w:ascii="Arial" w:hAnsi="Arial" w:cs="Arial"/>
                <w:sz w:val="22"/>
                <w:szCs w:val="22"/>
              </w:rPr>
            </w:pPr>
            <w:r w:rsidRPr="00E134EE">
              <w:rPr>
                <w:rFonts w:ascii="Arial" w:hAnsi="Arial" w:cs="Arial"/>
                <w:sz w:val="22"/>
                <w:szCs w:val="22"/>
              </w:rPr>
              <w:t>Thermo Fisher</w:t>
            </w:r>
          </w:p>
        </w:tc>
        <w:tc>
          <w:tcPr>
            <w:tcW w:w="3597" w:type="dxa"/>
          </w:tcPr>
          <w:p w14:paraId="4DD7F20B" w14:textId="0E51935D" w:rsidR="00E134EE" w:rsidRPr="00E134EE" w:rsidRDefault="00E134EE" w:rsidP="00D504D4">
            <w:pPr>
              <w:rPr>
                <w:rFonts w:ascii="Arial" w:hAnsi="Arial" w:cs="Arial"/>
                <w:sz w:val="22"/>
                <w:szCs w:val="22"/>
              </w:rPr>
            </w:pPr>
            <w:r w:rsidRPr="00E134EE">
              <w:rPr>
                <w:rFonts w:ascii="Arial" w:hAnsi="Arial" w:cs="Arial"/>
                <w:sz w:val="22"/>
                <w:szCs w:val="22"/>
              </w:rPr>
              <w:t>Cat #C737303*</w:t>
            </w:r>
          </w:p>
        </w:tc>
      </w:tr>
      <w:tr w:rsidR="00E134EE" w:rsidRPr="00E134EE" w14:paraId="42FC5F78" w14:textId="77777777" w:rsidTr="00206BBF">
        <w:tc>
          <w:tcPr>
            <w:tcW w:w="3596" w:type="dxa"/>
          </w:tcPr>
          <w:p w14:paraId="4D64800B" w14:textId="7DA1A0A7" w:rsidR="00E134EE" w:rsidRPr="00DF5C72" w:rsidRDefault="00E134EE" w:rsidP="00206BBF">
            <w:pPr>
              <w:rPr>
                <w:rFonts w:ascii="Arial" w:hAnsi="Arial" w:cs="Arial"/>
                <w:sz w:val="22"/>
                <w:szCs w:val="22"/>
                <w:highlight w:val="yellow"/>
              </w:rPr>
            </w:pPr>
            <w:r w:rsidRPr="00DF5C72">
              <w:rPr>
                <w:rFonts w:ascii="Arial" w:hAnsi="Arial" w:cs="Arial"/>
                <w:sz w:val="22"/>
                <w:szCs w:val="22"/>
                <w:highlight w:val="yellow"/>
              </w:rPr>
              <w:t>LB/Carbenicillin Plates</w:t>
            </w:r>
          </w:p>
        </w:tc>
        <w:tc>
          <w:tcPr>
            <w:tcW w:w="3597" w:type="dxa"/>
          </w:tcPr>
          <w:p w14:paraId="2390F26D" w14:textId="235C1599" w:rsidR="00E134EE" w:rsidRPr="00DF5C72" w:rsidRDefault="00E134EE" w:rsidP="00206BBF">
            <w:pPr>
              <w:rPr>
                <w:rFonts w:ascii="Arial" w:hAnsi="Arial" w:cs="Arial"/>
                <w:sz w:val="22"/>
                <w:szCs w:val="22"/>
                <w:highlight w:val="yellow"/>
              </w:rPr>
            </w:pPr>
            <w:r w:rsidRPr="00DF5C72">
              <w:rPr>
                <w:rFonts w:ascii="Arial" w:hAnsi="Arial" w:cs="Arial"/>
                <w:sz w:val="22"/>
                <w:szCs w:val="22"/>
                <w:highlight w:val="yellow"/>
              </w:rPr>
              <w:t>Teknova</w:t>
            </w:r>
          </w:p>
        </w:tc>
        <w:tc>
          <w:tcPr>
            <w:tcW w:w="3597" w:type="dxa"/>
          </w:tcPr>
          <w:p w14:paraId="0AB0FD91" w14:textId="3FD36F9A" w:rsidR="00E134EE" w:rsidRPr="00DF5C72" w:rsidRDefault="00E134EE" w:rsidP="00D504D4">
            <w:pPr>
              <w:rPr>
                <w:rFonts w:ascii="Arial" w:hAnsi="Arial" w:cs="Arial"/>
                <w:sz w:val="22"/>
                <w:szCs w:val="22"/>
                <w:highlight w:val="yellow"/>
              </w:rPr>
            </w:pPr>
            <w:r w:rsidRPr="00DF5C72">
              <w:rPr>
                <w:rFonts w:ascii="Arial" w:hAnsi="Arial" w:cs="Arial"/>
                <w:sz w:val="22"/>
                <w:szCs w:val="22"/>
                <w:highlight w:val="yellow"/>
              </w:rPr>
              <w:t>Cat #L1010</w:t>
            </w:r>
          </w:p>
        </w:tc>
      </w:tr>
      <w:tr w:rsidR="00E134EE" w:rsidRPr="00E134EE" w14:paraId="43877371" w14:textId="77777777" w:rsidTr="00206BBF">
        <w:tc>
          <w:tcPr>
            <w:tcW w:w="3596" w:type="dxa"/>
          </w:tcPr>
          <w:p w14:paraId="0732E177" w14:textId="4368F2DC" w:rsidR="00E134EE" w:rsidRPr="00E134EE" w:rsidRDefault="00E134EE" w:rsidP="00206BBF">
            <w:pPr>
              <w:rPr>
                <w:rFonts w:ascii="Arial" w:hAnsi="Arial" w:cs="Arial"/>
                <w:sz w:val="22"/>
                <w:szCs w:val="22"/>
              </w:rPr>
            </w:pPr>
            <w:r w:rsidRPr="00E134EE">
              <w:rPr>
                <w:rFonts w:ascii="Arial" w:hAnsi="Arial" w:cs="Arial"/>
                <w:sz w:val="22"/>
                <w:szCs w:val="22"/>
              </w:rPr>
              <w:t>QIAprep Spin Miniprep Kit</w:t>
            </w:r>
          </w:p>
        </w:tc>
        <w:tc>
          <w:tcPr>
            <w:tcW w:w="3597" w:type="dxa"/>
          </w:tcPr>
          <w:p w14:paraId="46004AE0" w14:textId="5D2615EA" w:rsidR="00E134EE" w:rsidRPr="00E134EE" w:rsidRDefault="00E134EE" w:rsidP="00206BBF">
            <w:pPr>
              <w:rPr>
                <w:rFonts w:ascii="Arial" w:hAnsi="Arial" w:cs="Arial"/>
                <w:sz w:val="22"/>
                <w:szCs w:val="22"/>
              </w:rPr>
            </w:pPr>
            <w:r w:rsidRPr="00E134EE">
              <w:rPr>
                <w:rFonts w:ascii="Arial" w:hAnsi="Arial" w:cs="Arial"/>
                <w:sz w:val="22"/>
                <w:szCs w:val="22"/>
              </w:rPr>
              <w:t>Qiagen</w:t>
            </w:r>
          </w:p>
        </w:tc>
        <w:tc>
          <w:tcPr>
            <w:tcW w:w="3597" w:type="dxa"/>
          </w:tcPr>
          <w:p w14:paraId="5595B955" w14:textId="092B9060" w:rsidR="00E134EE" w:rsidRPr="00E134EE" w:rsidRDefault="00E134EE" w:rsidP="00E134EE">
            <w:pPr>
              <w:rPr>
                <w:rFonts w:ascii="Arial" w:hAnsi="Arial" w:cs="Arial"/>
                <w:sz w:val="22"/>
                <w:szCs w:val="22"/>
              </w:rPr>
            </w:pPr>
            <w:r w:rsidRPr="00E134EE">
              <w:rPr>
                <w:rFonts w:ascii="Arial" w:hAnsi="Arial" w:cs="Arial"/>
                <w:sz w:val="22"/>
                <w:szCs w:val="22"/>
              </w:rPr>
              <w:t>Cat #27104*</w:t>
            </w:r>
            <w:r w:rsidR="00C51522">
              <w:rPr>
                <w:rFonts w:ascii="Arial" w:hAnsi="Arial" w:cs="Arial"/>
                <w:sz w:val="22"/>
                <w:szCs w:val="22"/>
              </w:rPr>
              <w:t xml:space="preserve"> or #27106*</w:t>
            </w:r>
          </w:p>
          <w:p w14:paraId="14455981" w14:textId="77777777" w:rsidR="00E134EE" w:rsidRPr="00E134EE" w:rsidRDefault="00E134EE" w:rsidP="00D504D4">
            <w:pPr>
              <w:rPr>
                <w:rFonts w:ascii="Arial" w:hAnsi="Arial" w:cs="Arial"/>
                <w:sz w:val="22"/>
                <w:szCs w:val="22"/>
              </w:rPr>
            </w:pPr>
          </w:p>
        </w:tc>
      </w:tr>
      <w:tr w:rsidR="00E134EE" w:rsidRPr="00E134EE" w14:paraId="698D3221" w14:textId="77777777" w:rsidTr="00206BBF">
        <w:tc>
          <w:tcPr>
            <w:tcW w:w="3596" w:type="dxa"/>
          </w:tcPr>
          <w:p w14:paraId="68B55036" w14:textId="2D0B943F" w:rsidR="00E134EE" w:rsidRPr="00E134EE" w:rsidRDefault="00E134EE" w:rsidP="00206BBF">
            <w:pPr>
              <w:rPr>
                <w:rFonts w:ascii="Arial" w:hAnsi="Arial" w:cs="Arial"/>
                <w:sz w:val="22"/>
                <w:szCs w:val="22"/>
              </w:rPr>
            </w:pPr>
            <w:r w:rsidRPr="00E134EE">
              <w:rPr>
                <w:rFonts w:ascii="Arial" w:hAnsi="Arial" w:cs="Arial"/>
                <w:sz w:val="22"/>
                <w:szCs w:val="22"/>
              </w:rPr>
              <w:t>BigDye® Terminator v3.1 Ready Reaction Mix</w:t>
            </w:r>
          </w:p>
        </w:tc>
        <w:tc>
          <w:tcPr>
            <w:tcW w:w="3597" w:type="dxa"/>
          </w:tcPr>
          <w:p w14:paraId="149548C7" w14:textId="2605DF00" w:rsidR="00E134EE" w:rsidRPr="00E134EE" w:rsidRDefault="00E134EE" w:rsidP="00E134EE">
            <w:pPr>
              <w:rPr>
                <w:rFonts w:ascii="Arial" w:hAnsi="Arial" w:cs="Arial"/>
                <w:sz w:val="22"/>
                <w:szCs w:val="22"/>
              </w:rPr>
            </w:pPr>
            <w:r w:rsidRPr="00E134EE">
              <w:rPr>
                <w:rFonts w:ascii="Arial" w:hAnsi="Arial" w:cs="Arial"/>
                <w:sz w:val="22"/>
                <w:szCs w:val="22"/>
              </w:rPr>
              <w:t>Sequencing Core Facility</w:t>
            </w:r>
          </w:p>
          <w:p w14:paraId="0ED308BA" w14:textId="77777777" w:rsidR="00E134EE" w:rsidRPr="00E134EE" w:rsidRDefault="00E134EE" w:rsidP="00206BBF">
            <w:pPr>
              <w:rPr>
                <w:rFonts w:ascii="Arial" w:hAnsi="Arial" w:cs="Arial"/>
                <w:sz w:val="22"/>
                <w:szCs w:val="22"/>
              </w:rPr>
            </w:pPr>
          </w:p>
        </w:tc>
        <w:tc>
          <w:tcPr>
            <w:tcW w:w="3597" w:type="dxa"/>
          </w:tcPr>
          <w:p w14:paraId="51028AA1" w14:textId="08FCCFB9" w:rsidR="00151BEF" w:rsidRPr="00E134EE" w:rsidRDefault="00151BEF" w:rsidP="00E134EE">
            <w:pPr>
              <w:rPr>
                <w:rFonts w:ascii="Arial" w:hAnsi="Arial" w:cs="Arial"/>
                <w:sz w:val="22"/>
                <w:szCs w:val="22"/>
              </w:rPr>
            </w:pPr>
          </w:p>
        </w:tc>
      </w:tr>
      <w:tr w:rsidR="00151BEF" w:rsidRPr="00E134EE" w14:paraId="0143475C" w14:textId="77777777" w:rsidTr="00206BBF">
        <w:tc>
          <w:tcPr>
            <w:tcW w:w="3596" w:type="dxa"/>
          </w:tcPr>
          <w:p w14:paraId="7F5FBD24" w14:textId="772A4CC1" w:rsidR="00151BEF" w:rsidRPr="00E134EE" w:rsidRDefault="00151BEF" w:rsidP="00206BBF">
            <w:pPr>
              <w:rPr>
                <w:rFonts w:ascii="Arial" w:hAnsi="Arial" w:cs="Arial"/>
                <w:sz w:val="22"/>
                <w:szCs w:val="22"/>
              </w:rPr>
            </w:pPr>
            <w:r>
              <w:rPr>
                <w:rFonts w:ascii="Arial" w:hAnsi="Arial" w:cs="Arial"/>
                <w:sz w:val="22"/>
                <w:szCs w:val="22"/>
              </w:rPr>
              <w:t>QIAquick Gel Extraction Kit</w:t>
            </w:r>
          </w:p>
        </w:tc>
        <w:tc>
          <w:tcPr>
            <w:tcW w:w="3597" w:type="dxa"/>
          </w:tcPr>
          <w:p w14:paraId="16E80777" w14:textId="44357533" w:rsidR="00151BEF" w:rsidRPr="00E134EE" w:rsidRDefault="00151BEF" w:rsidP="00E134EE">
            <w:pPr>
              <w:rPr>
                <w:rFonts w:ascii="Arial" w:hAnsi="Arial" w:cs="Arial"/>
                <w:sz w:val="22"/>
                <w:szCs w:val="22"/>
              </w:rPr>
            </w:pPr>
            <w:r>
              <w:rPr>
                <w:rFonts w:ascii="Arial" w:hAnsi="Arial" w:cs="Arial"/>
                <w:sz w:val="22"/>
                <w:szCs w:val="22"/>
              </w:rPr>
              <w:t>Qiagen</w:t>
            </w:r>
          </w:p>
        </w:tc>
        <w:tc>
          <w:tcPr>
            <w:tcW w:w="3597" w:type="dxa"/>
          </w:tcPr>
          <w:p w14:paraId="5E731D98" w14:textId="4AFB6493" w:rsidR="00151BEF" w:rsidRPr="00E134EE" w:rsidRDefault="00151BEF" w:rsidP="00E134EE">
            <w:pPr>
              <w:rPr>
                <w:rFonts w:ascii="Arial" w:hAnsi="Arial" w:cs="Arial"/>
                <w:sz w:val="22"/>
                <w:szCs w:val="22"/>
              </w:rPr>
            </w:pPr>
            <w:r>
              <w:rPr>
                <w:rFonts w:ascii="Arial" w:hAnsi="Arial" w:cs="Arial"/>
                <w:sz w:val="22"/>
                <w:szCs w:val="22"/>
              </w:rPr>
              <w:t>Cat #28704*</w:t>
            </w:r>
            <w:r w:rsidR="00C51522">
              <w:rPr>
                <w:rFonts w:ascii="Arial" w:hAnsi="Arial" w:cs="Arial"/>
                <w:sz w:val="22"/>
                <w:szCs w:val="22"/>
              </w:rPr>
              <w:t xml:space="preserve"> or #28706*</w:t>
            </w:r>
          </w:p>
        </w:tc>
      </w:tr>
      <w:tr w:rsidR="00063C48" w:rsidRPr="00E134EE" w14:paraId="135A87F1" w14:textId="77777777" w:rsidTr="00206BBF">
        <w:tc>
          <w:tcPr>
            <w:tcW w:w="3596" w:type="dxa"/>
          </w:tcPr>
          <w:p w14:paraId="2B2440CF" w14:textId="40C796B0" w:rsidR="00063C48" w:rsidRPr="00DF5C72" w:rsidRDefault="00063C48" w:rsidP="00206BBF">
            <w:pPr>
              <w:rPr>
                <w:rFonts w:ascii="Arial" w:hAnsi="Arial" w:cs="Arial"/>
                <w:sz w:val="22"/>
                <w:szCs w:val="22"/>
                <w:highlight w:val="yellow"/>
              </w:rPr>
            </w:pPr>
            <w:r w:rsidRPr="00DF5C72">
              <w:rPr>
                <w:rFonts w:ascii="Arial" w:hAnsi="Arial" w:cs="Arial"/>
                <w:sz w:val="22"/>
                <w:szCs w:val="22"/>
                <w:highlight w:val="yellow"/>
              </w:rPr>
              <w:t>Miller’s LB Broth</w:t>
            </w:r>
          </w:p>
        </w:tc>
        <w:tc>
          <w:tcPr>
            <w:tcW w:w="3597" w:type="dxa"/>
          </w:tcPr>
          <w:p w14:paraId="28D7154D" w14:textId="3D809C5F" w:rsidR="00063C48" w:rsidRPr="00DF5C72" w:rsidRDefault="00E872F6" w:rsidP="00E134EE">
            <w:pPr>
              <w:rPr>
                <w:rFonts w:ascii="Arial" w:hAnsi="Arial" w:cs="Arial"/>
                <w:sz w:val="22"/>
                <w:szCs w:val="22"/>
                <w:highlight w:val="yellow"/>
              </w:rPr>
            </w:pPr>
            <w:r w:rsidRPr="00DF5C72">
              <w:rPr>
                <w:rFonts w:ascii="Arial" w:hAnsi="Arial" w:cs="Arial"/>
                <w:sz w:val="22"/>
                <w:szCs w:val="22"/>
                <w:highlight w:val="yellow"/>
              </w:rPr>
              <w:t>Corning</w:t>
            </w:r>
          </w:p>
        </w:tc>
        <w:tc>
          <w:tcPr>
            <w:tcW w:w="3597" w:type="dxa"/>
          </w:tcPr>
          <w:p w14:paraId="5E58E51E" w14:textId="47D2EB77" w:rsidR="00063C48" w:rsidRPr="00DF5C72" w:rsidRDefault="00E872F6" w:rsidP="00E134EE">
            <w:pPr>
              <w:rPr>
                <w:rFonts w:ascii="Arial" w:hAnsi="Arial" w:cs="Arial"/>
                <w:sz w:val="22"/>
                <w:szCs w:val="22"/>
                <w:highlight w:val="yellow"/>
              </w:rPr>
            </w:pPr>
            <w:r w:rsidRPr="00DF5C72">
              <w:rPr>
                <w:rFonts w:ascii="Arial" w:hAnsi="Arial" w:cs="Arial"/>
                <w:sz w:val="22"/>
                <w:szCs w:val="22"/>
                <w:highlight w:val="yellow"/>
              </w:rPr>
              <w:t>Cat #46-050-CM*</w:t>
            </w:r>
          </w:p>
        </w:tc>
      </w:tr>
      <w:tr w:rsidR="00E872F6" w:rsidRPr="00E134EE" w14:paraId="268BAA4B" w14:textId="77777777" w:rsidTr="00206BBF">
        <w:tc>
          <w:tcPr>
            <w:tcW w:w="3596" w:type="dxa"/>
          </w:tcPr>
          <w:p w14:paraId="46CCBB85" w14:textId="77EC6C80" w:rsidR="00E872F6" w:rsidRPr="00DF5C72" w:rsidRDefault="00E872F6" w:rsidP="00206BBF">
            <w:pPr>
              <w:rPr>
                <w:rFonts w:ascii="Arial" w:hAnsi="Arial" w:cs="Arial"/>
                <w:sz w:val="22"/>
                <w:szCs w:val="22"/>
                <w:highlight w:val="yellow"/>
              </w:rPr>
            </w:pPr>
            <w:r w:rsidRPr="00DF5C72">
              <w:rPr>
                <w:rFonts w:ascii="Arial" w:hAnsi="Arial" w:cs="Arial"/>
                <w:sz w:val="22"/>
                <w:szCs w:val="22"/>
                <w:highlight w:val="yellow"/>
              </w:rPr>
              <w:t>Ampicillin sodium salt</w:t>
            </w:r>
          </w:p>
        </w:tc>
        <w:tc>
          <w:tcPr>
            <w:tcW w:w="3597" w:type="dxa"/>
          </w:tcPr>
          <w:p w14:paraId="3742AE3D" w14:textId="30A485D9" w:rsidR="00E872F6" w:rsidRPr="00DF5C72" w:rsidRDefault="00E872F6" w:rsidP="00E134EE">
            <w:pPr>
              <w:rPr>
                <w:rFonts w:ascii="Arial" w:hAnsi="Arial" w:cs="Arial"/>
                <w:sz w:val="22"/>
                <w:szCs w:val="22"/>
                <w:highlight w:val="yellow"/>
              </w:rPr>
            </w:pPr>
            <w:r w:rsidRPr="00DF5C72">
              <w:rPr>
                <w:rFonts w:ascii="Arial" w:hAnsi="Arial" w:cs="Arial"/>
                <w:sz w:val="22"/>
                <w:szCs w:val="22"/>
                <w:highlight w:val="yellow"/>
              </w:rPr>
              <w:t>Sigma</w:t>
            </w:r>
          </w:p>
        </w:tc>
        <w:tc>
          <w:tcPr>
            <w:tcW w:w="3597" w:type="dxa"/>
          </w:tcPr>
          <w:p w14:paraId="14233A99" w14:textId="40FF1DEC" w:rsidR="00E872F6" w:rsidRPr="00DF5C72" w:rsidRDefault="00E872F6" w:rsidP="00E134EE">
            <w:pPr>
              <w:rPr>
                <w:rFonts w:ascii="Arial" w:hAnsi="Arial" w:cs="Arial"/>
                <w:sz w:val="22"/>
                <w:szCs w:val="22"/>
                <w:highlight w:val="yellow"/>
              </w:rPr>
            </w:pPr>
            <w:r w:rsidRPr="00DF5C72">
              <w:rPr>
                <w:rFonts w:ascii="Arial" w:hAnsi="Arial" w:cs="Arial"/>
                <w:sz w:val="22"/>
                <w:szCs w:val="22"/>
                <w:highlight w:val="yellow"/>
              </w:rPr>
              <w:t>Cat #A9518</w:t>
            </w:r>
          </w:p>
        </w:tc>
      </w:tr>
      <w:tr w:rsidR="00E872F6" w:rsidRPr="00E134EE" w14:paraId="14981696" w14:textId="77777777" w:rsidTr="00206BBF">
        <w:tc>
          <w:tcPr>
            <w:tcW w:w="3596" w:type="dxa"/>
          </w:tcPr>
          <w:p w14:paraId="024F3E2F" w14:textId="4A6BD575" w:rsidR="00E872F6" w:rsidRPr="00DF5C72" w:rsidRDefault="00E872F6" w:rsidP="00206BBF">
            <w:pPr>
              <w:rPr>
                <w:rFonts w:ascii="Arial" w:hAnsi="Arial" w:cs="Arial"/>
                <w:sz w:val="22"/>
                <w:szCs w:val="22"/>
                <w:highlight w:val="yellow"/>
              </w:rPr>
            </w:pPr>
            <w:r w:rsidRPr="00DF5C72">
              <w:rPr>
                <w:rFonts w:ascii="Arial" w:hAnsi="Arial" w:cs="Arial"/>
                <w:sz w:val="22"/>
                <w:szCs w:val="22"/>
                <w:highlight w:val="yellow"/>
              </w:rPr>
              <w:t>DMSO</w:t>
            </w:r>
          </w:p>
        </w:tc>
        <w:tc>
          <w:tcPr>
            <w:tcW w:w="3597" w:type="dxa"/>
          </w:tcPr>
          <w:p w14:paraId="35113FC1" w14:textId="349C15A6" w:rsidR="00E872F6" w:rsidRPr="00DF5C72" w:rsidRDefault="00E872F6" w:rsidP="00E134EE">
            <w:pPr>
              <w:rPr>
                <w:rFonts w:ascii="Arial" w:hAnsi="Arial" w:cs="Arial"/>
                <w:sz w:val="22"/>
                <w:szCs w:val="22"/>
                <w:highlight w:val="yellow"/>
              </w:rPr>
            </w:pPr>
            <w:r w:rsidRPr="00DF5C72">
              <w:rPr>
                <w:rFonts w:ascii="Arial" w:hAnsi="Arial" w:cs="Arial"/>
                <w:sz w:val="22"/>
                <w:szCs w:val="22"/>
                <w:highlight w:val="yellow"/>
              </w:rPr>
              <w:t>Sigma</w:t>
            </w:r>
          </w:p>
        </w:tc>
        <w:tc>
          <w:tcPr>
            <w:tcW w:w="3597" w:type="dxa"/>
          </w:tcPr>
          <w:p w14:paraId="71C7AF2C" w14:textId="1880A136" w:rsidR="00E872F6" w:rsidRPr="00DF5C72" w:rsidRDefault="00E872F6" w:rsidP="00E134EE">
            <w:pPr>
              <w:rPr>
                <w:rFonts w:ascii="Arial" w:hAnsi="Arial" w:cs="Arial"/>
                <w:sz w:val="22"/>
                <w:szCs w:val="22"/>
                <w:highlight w:val="yellow"/>
              </w:rPr>
            </w:pPr>
            <w:r w:rsidRPr="00DF5C72">
              <w:rPr>
                <w:rFonts w:ascii="Arial" w:hAnsi="Arial" w:cs="Arial"/>
                <w:sz w:val="22"/>
                <w:szCs w:val="22"/>
                <w:highlight w:val="yellow"/>
              </w:rPr>
              <w:t>Cat #D8418</w:t>
            </w:r>
          </w:p>
        </w:tc>
      </w:tr>
      <w:tr w:rsidR="00EA3C62" w:rsidRPr="00E134EE" w14:paraId="794D5777" w14:textId="77777777" w:rsidTr="00206BBF">
        <w:tc>
          <w:tcPr>
            <w:tcW w:w="3596" w:type="dxa"/>
          </w:tcPr>
          <w:p w14:paraId="504428AF" w14:textId="1CD33E37" w:rsidR="00EA3C62" w:rsidRPr="00EA3C62" w:rsidRDefault="00EA3C62" w:rsidP="00206BBF">
            <w:pPr>
              <w:rPr>
                <w:rFonts w:ascii="Arial" w:hAnsi="Arial" w:cs="Arial"/>
                <w:sz w:val="22"/>
                <w:szCs w:val="22"/>
              </w:rPr>
            </w:pPr>
            <w:r w:rsidRPr="00EA3C62">
              <w:rPr>
                <w:rFonts w:ascii="Arial" w:hAnsi="Arial" w:cs="Arial"/>
                <w:sz w:val="22"/>
                <w:szCs w:val="22"/>
              </w:rPr>
              <w:t>MinElute PCR Purification Kit</w:t>
            </w:r>
          </w:p>
        </w:tc>
        <w:tc>
          <w:tcPr>
            <w:tcW w:w="3597" w:type="dxa"/>
          </w:tcPr>
          <w:p w14:paraId="61D98ED3" w14:textId="38FBD688" w:rsidR="00EA3C62" w:rsidRPr="00EA3C62" w:rsidRDefault="00EA3C62" w:rsidP="00E134EE">
            <w:pPr>
              <w:rPr>
                <w:rFonts w:ascii="Arial" w:hAnsi="Arial" w:cs="Arial"/>
                <w:sz w:val="22"/>
                <w:szCs w:val="22"/>
              </w:rPr>
            </w:pPr>
            <w:r w:rsidRPr="00EA3C62">
              <w:rPr>
                <w:rFonts w:ascii="Arial" w:hAnsi="Arial" w:cs="Arial"/>
                <w:sz w:val="22"/>
                <w:szCs w:val="22"/>
              </w:rPr>
              <w:t>Qiagen</w:t>
            </w:r>
          </w:p>
        </w:tc>
        <w:tc>
          <w:tcPr>
            <w:tcW w:w="3597" w:type="dxa"/>
          </w:tcPr>
          <w:p w14:paraId="724918E7" w14:textId="52C8C880" w:rsidR="00EA3C62" w:rsidRPr="00EA3C62" w:rsidRDefault="00EA3C62" w:rsidP="00E134EE">
            <w:pPr>
              <w:rPr>
                <w:rFonts w:ascii="Arial" w:hAnsi="Arial" w:cs="Arial"/>
                <w:sz w:val="22"/>
                <w:szCs w:val="22"/>
              </w:rPr>
            </w:pPr>
            <w:r w:rsidRPr="00EA3C62">
              <w:rPr>
                <w:rFonts w:ascii="Arial" w:hAnsi="Arial" w:cs="Arial"/>
                <w:sz w:val="22"/>
                <w:szCs w:val="22"/>
              </w:rPr>
              <w:t>Cat #28004</w:t>
            </w:r>
          </w:p>
        </w:tc>
      </w:tr>
      <w:tr w:rsidR="00EA3C62" w:rsidRPr="00E134EE" w14:paraId="4475E1ED" w14:textId="77777777" w:rsidTr="00206BBF">
        <w:tc>
          <w:tcPr>
            <w:tcW w:w="3596" w:type="dxa"/>
          </w:tcPr>
          <w:p w14:paraId="51D04A5C" w14:textId="73BE9E0B" w:rsidR="00EA3C62" w:rsidRPr="00EA3C62" w:rsidRDefault="00EA3C62" w:rsidP="00206BBF">
            <w:pPr>
              <w:rPr>
                <w:rFonts w:ascii="Arial" w:hAnsi="Arial" w:cs="Arial"/>
                <w:sz w:val="22"/>
                <w:szCs w:val="22"/>
              </w:rPr>
            </w:pPr>
            <w:r w:rsidRPr="00EA3C62">
              <w:rPr>
                <w:rFonts w:ascii="Arial" w:hAnsi="Arial" w:cs="Arial"/>
                <w:sz w:val="22"/>
                <w:szCs w:val="22"/>
              </w:rPr>
              <w:t>Qubit™ 1x dsDNA HS Assay Kit</w:t>
            </w:r>
          </w:p>
        </w:tc>
        <w:tc>
          <w:tcPr>
            <w:tcW w:w="3597" w:type="dxa"/>
          </w:tcPr>
          <w:p w14:paraId="3EC19825" w14:textId="0BA13A9F" w:rsidR="00EA3C62" w:rsidRPr="00EA3C62" w:rsidRDefault="00EA3C62" w:rsidP="00E134EE">
            <w:pPr>
              <w:rPr>
                <w:rFonts w:ascii="Arial" w:hAnsi="Arial" w:cs="Arial"/>
                <w:sz w:val="22"/>
                <w:szCs w:val="22"/>
              </w:rPr>
            </w:pPr>
            <w:r>
              <w:rPr>
                <w:rFonts w:ascii="Arial" w:hAnsi="Arial" w:cs="Arial"/>
                <w:sz w:val="22"/>
                <w:szCs w:val="22"/>
              </w:rPr>
              <w:t>Thermo Fisher</w:t>
            </w:r>
          </w:p>
        </w:tc>
        <w:tc>
          <w:tcPr>
            <w:tcW w:w="3597" w:type="dxa"/>
          </w:tcPr>
          <w:p w14:paraId="23F68C6C" w14:textId="3307B184" w:rsidR="00EA3C62" w:rsidRPr="00EA3C62" w:rsidRDefault="00EA3C62" w:rsidP="00E134EE">
            <w:pPr>
              <w:rPr>
                <w:rFonts w:ascii="Arial" w:hAnsi="Arial" w:cs="Arial"/>
                <w:sz w:val="22"/>
                <w:szCs w:val="22"/>
              </w:rPr>
            </w:pPr>
            <w:r>
              <w:rPr>
                <w:rFonts w:ascii="Arial" w:hAnsi="Arial" w:cs="Arial"/>
                <w:sz w:val="22"/>
                <w:szCs w:val="22"/>
              </w:rPr>
              <w:t>Cat #</w:t>
            </w:r>
            <w:r w:rsidRPr="00EA3C62">
              <w:rPr>
                <w:rFonts w:ascii="Arial" w:hAnsi="Arial" w:cs="Arial"/>
                <w:sz w:val="22"/>
                <w:szCs w:val="22"/>
              </w:rPr>
              <w:t>Q33230</w:t>
            </w:r>
          </w:p>
        </w:tc>
      </w:tr>
      <w:tr w:rsidR="000A0102" w:rsidRPr="00E134EE" w14:paraId="2742DD9C" w14:textId="77777777" w:rsidTr="00206BBF">
        <w:tc>
          <w:tcPr>
            <w:tcW w:w="3596" w:type="dxa"/>
          </w:tcPr>
          <w:p w14:paraId="0E5AE371" w14:textId="732BFA86" w:rsidR="000A0102" w:rsidRPr="00EA3C62" w:rsidRDefault="000A0102" w:rsidP="00206BBF">
            <w:pPr>
              <w:rPr>
                <w:rFonts w:ascii="Arial" w:hAnsi="Arial" w:cs="Arial"/>
                <w:sz w:val="22"/>
                <w:szCs w:val="22"/>
              </w:rPr>
            </w:pPr>
            <w:r w:rsidRPr="000A0102">
              <w:rPr>
                <w:rFonts w:ascii="Arial" w:hAnsi="Arial" w:cs="Arial"/>
                <w:sz w:val="22"/>
                <w:szCs w:val="22"/>
              </w:rPr>
              <w:t>HiSpeed Plasmid M</w:t>
            </w:r>
            <w:r>
              <w:rPr>
                <w:rFonts w:ascii="Arial" w:hAnsi="Arial" w:cs="Arial"/>
                <w:sz w:val="22"/>
                <w:szCs w:val="22"/>
              </w:rPr>
              <w:t>ax</w:t>
            </w:r>
            <w:r w:rsidRPr="000A0102">
              <w:rPr>
                <w:rFonts w:ascii="Arial" w:hAnsi="Arial" w:cs="Arial"/>
                <w:sz w:val="22"/>
                <w:szCs w:val="22"/>
              </w:rPr>
              <w:t>i Kit</w:t>
            </w:r>
          </w:p>
        </w:tc>
        <w:tc>
          <w:tcPr>
            <w:tcW w:w="3597" w:type="dxa"/>
          </w:tcPr>
          <w:p w14:paraId="4FD4213E" w14:textId="2BDF3EE4" w:rsidR="000A0102" w:rsidRDefault="000A0102" w:rsidP="00E134EE">
            <w:pPr>
              <w:rPr>
                <w:rFonts w:ascii="Arial" w:hAnsi="Arial" w:cs="Arial"/>
                <w:sz w:val="22"/>
                <w:szCs w:val="22"/>
              </w:rPr>
            </w:pPr>
            <w:r>
              <w:rPr>
                <w:rFonts w:ascii="Arial" w:hAnsi="Arial" w:cs="Arial"/>
                <w:sz w:val="22"/>
                <w:szCs w:val="22"/>
              </w:rPr>
              <w:t>Qiagen</w:t>
            </w:r>
          </w:p>
        </w:tc>
        <w:tc>
          <w:tcPr>
            <w:tcW w:w="3597" w:type="dxa"/>
          </w:tcPr>
          <w:p w14:paraId="180C3466" w14:textId="1973F4A6" w:rsidR="000A0102" w:rsidRDefault="000A0102" w:rsidP="00E134EE">
            <w:pPr>
              <w:rPr>
                <w:rFonts w:ascii="Arial" w:hAnsi="Arial" w:cs="Arial"/>
                <w:sz w:val="22"/>
                <w:szCs w:val="22"/>
              </w:rPr>
            </w:pPr>
            <w:r>
              <w:rPr>
                <w:rFonts w:ascii="Arial" w:hAnsi="Arial" w:cs="Arial"/>
                <w:sz w:val="22"/>
                <w:szCs w:val="22"/>
              </w:rPr>
              <w:t>Cat #</w:t>
            </w:r>
            <w:r w:rsidR="00616875">
              <w:rPr>
                <w:rFonts w:ascii="Arial" w:hAnsi="Arial" w:cs="Arial"/>
                <w:sz w:val="22"/>
                <w:szCs w:val="22"/>
              </w:rPr>
              <w:t>12662* or #12663</w:t>
            </w:r>
          </w:p>
        </w:tc>
      </w:tr>
    </w:tbl>
    <w:p w14:paraId="62D50560" w14:textId="7218111C" w:rsidR="00D92399" w:rsidRDefault="00D92399" w:rsidP="00E134EE">
      <w:pPr>
        <w:rPr>
          <w:rFonts w:ascii="Arial" w:hAnsi="Arial" w:cs="Arial"/>
          <w:sz w:val="22"/>
          <w:szCs w:val="22"/>
        </w:rPr>
      </w:pPr>
      <w:r w:rsidRPr="00E134EE">
        <w:rPr>
          <w:rFonts w:ascii="Arial" w:hAnsi="Arial" w:cs="Arial"/>
          <w:sz w:val="22"/>
          <w:szCs w:val="22"/>
        </w:rPr>
        <w:t>*Items available onsite in consignment room</w:t>
      </w:r>
    </w:p>
    <w:p w14:paraId="20555C4E" w14:textId="21A9D8B8" w:rsidR="00E134EE" w:rsidRDefault="00E134EE" w:rsidP="00E134EE">
      <w:pPr>
        <w:rPr>
          <w:rFonts w:ascii="Arial" w:hAnsi="Arial" w:cs="Arial"/>
          <w:sz w:val="22"/>
          <w:szCs w:val="22"/>
        </w:rPr>
      </w:pPr>
      <w:r>
        <w:rPr>
          <w:rFonts w:ascii="Arial" w:hAnsi="Arial" w:cs="Arial"/>
          <w:sz w:val="22"/>
          <w:szCs w:val="22"/>
        </w:rPr>
        <w:t xml:space="preserve">**Make sure </w:t>
      </w:r>
      <w:r w:rsidR="005F609D">
        <w:rPr>
          <w:rFonts w:ascii="Arial" w:hAnsi="Arial" w:cs="Arial"/>
          <w:sz w:val="22"/>
          <w:szCs w:val="22"/>
        </w:rPr>
        <w:t>E.Coli is not expired</w:t>
      </w:r>
    </w:p>
    <w:p w14:paraId="0BEBDDCB" w14:textId="2F33EBFE" w:rsidR="00E872F6" w:rsidRPr="00E134EE" w:rsidRDefault="00E872F6" w:rsidP="00E134EE">
      <w:pPr>
        <w:rPr>
          <w:rFonts w:ascii="Arial" w:hAnsi="Arial" w:cs="Arial"/>
          <w:sz w:val="22"/>
          <w:szCs w:val="22"/>
        </w:rPr>
      </w:pPr>
      <w:r w:rsidRPr="00E872F6">
        <w:rPr>
          <w:rFonts w:ascii="Arial" w:hAnsi="Arial" w:cs="Arial"/>
          <w:sz w:val="22"/>
          <w:szCs w:val="22"/>
          <w:highlight w:val="yellow"/>
        </w:rPr>
        <w:t>Items highlighted in yellow can be substituted with other equivalent brands</w:t>
      </w:r>
    </w:p>
    <w:p w14:paraId="58C7D468" w14:textId="77777777" w:rsidR="002460BC" w:rsidRPr="007F3D5B" w:rsidRDefault="002460BC" w:rsidP="001C04B9">
      <w:pPr>
        <w:rPr>
          <w:rFonts w:ascii="Arial" w:hAnsi="Arial" w:cs="Arial"/>
        </w:rPr>
      </w:pPr>
    </w:p>
    <w:p w14:paraId="07133F53" w14:textId="7785604C" w:rsidR="00E65E11" w:rsidRPr="007F3D5B" w:rsidRDefault="00E65E11" w:rsidP="005413FC">
      <w:pPr>
        <w:pStyle w:val="ListParagraph"/>
        <w:numPr>
          <w:ilvl w:val="0"/>
          <w:numId w:val="14"/>
        </w:numPr>
        <w:spacing w:after="0" w:line="240" w:lineRule="auto"/>
        <w:ind w:left="360"/>
        <w:rPr>
          <w:rFonts w:ascii="Arial" w:hAnsi="Arial" w:cs="Arial"/>
        </w:rPr>
      </w:pPr>
      <w:r w:rsidRPr="007F3D5B">
        <w:rPr>
          <w:rFonts w:ascii="Arial" w:hAnsi="Arial" w:cs="Arial"/>
        </w:rPr>
        <w:t xml:space="preserve">Resuspend </w:t>
      </w:r>
      <w:r w:rsidR="00EA3C62">
        <w:rPr>
          <w:rFonts w:ascii="Arial" w:hAnsi="Arial" w:cs="Arial"/>
        </w:rPr>
        <w:t>gBlock</w:t>
      </w:r>
      <w:r w:rsidRPr="007F3D5B">
        <w:rPr>
          <w:rFonts w:ascii="Arial" w:hAnsi="Arial" w:cs="Arial"/>
        </w:rPr>
        <w:t xml:space="preserve"> (</w:t>
      </w:r>
      <w:r w:rsidR="00EA3C62">
        <w:rPr>
          <w:rFonts w:ascii="Arial" w:hAnsi="Arial" w:cs="Arial"/>
        </w:rPr>
        <w:t>1000 n</w:t>
      </w:r>
      <w:r w:rsidRPr="007F3D5B">
        <w:rPr>
          <w:rFonts w:ascii="Arial" w:hAnsi="Arial" w:cs="Arial"/>
        </w:rPr>
        <w:t xml:space="preserve">g) in </w:t>
      </w:r>
      <w:r w:rsidR="00EA3C62">
        <w:rPr>
          <w:rFonts w:ascii="Arial" w:hAnsi="Arial" w:cs="Arial"/>
        </w:rPr>
        <w:t>2</w:t>
      </w:r>
      <w:r w:rsidRPr="007F3D5B">
        <w:rPr>
          <w:rFonts w:ascii="Arial" w:hAnsi="Arial" w:cs="Arial"/>
        </w:rPr>
        <w:t>0 µLs 1x TE Buffer.</w:t>
      </w:r>
    </w:p>
    <w:p w14:paraId="1969EF44" w14:textId="77777777" w:rsidR="000C17B7" w:rsidRPr="007F3D5B" w:rsidRDefault="000C17B7" w:rsidP="00023DD0">
      <w:pPr>
        <w:pStyle w:val="ListParagraph"/>
        <w:spacing w:after="0" w:line="240" w:lineRule="auto"/>
        <w:ind w:left="360"/>
        <w:rPr>
          <w:rFonts w:ascii="Arial" w:hAnsi="Arial" w:cs="Arial"/>
        </w:rPr>
      </w:pPr>
    </w:p>
    <w:p w14:paraId="2BB7ADA2" w14:textId="0EE9A786" w:rsidR="00365270" w:rsidRPr="00365270" w:rsidRDefault="00E65E11" w:rsidP="005413FC">
      <w:pPr>
        <w:pStyle w:val="ListParagraph"/>
        <w:numPr>
          <w:ilvl w:val="0"/>
          <w:numId w:val="14"/>
        </w:numPr>
        <w:spacing w:after="0" w:line="240" w:lineRule="auto"/>
        <w:ind w:left="360"/>
        <w:rPr>
          <w:rFonts w:ascii="Arial" w:hAnsi="Arial" w:cs="Arial"/>
        </w:rPr>
      </w:pPr>
      <w:r w:rsidRPr="007F3D5B">
        <w:rPr>
          <w:rFonts w:ascii="Arial" w:hAnsi="Arial" w:cs="Arial"/>
        </w:rPr>
        <w:t>Diges</w:t>
      </w:r>
      <w:r w:rsidR="00EA3C62">
        <w:rPr>
          <w:rFonts w:ascii="Arial" w:hAnsi="Arial" w:cs="Arial"/>
        </w:rPr>
        <w:t>t gBlock</w:t>
      </w:r>
      <w:r w:rsidRPr="007F3D5B">
        <w:rPr>
          <w:rFonts w:ascii="Arial" w:hAnsi="Arial" w:cs="Arial"/>
        </w:rPr>
        <w:t xml:space="preserve"> (x</w:t>
      </w:r>
      <w:r w:rsidR="00EA3C62">
        <w:rPr>
          <w:rFonts w:ascii="Arial" w:hAnsi="Arial" w:cs="Arial"/>
        </w:rPr>
        <w:t>2</w:t>
      </w:r>
      <w:r w:rsidRPr="007F3D5B">
        <w:rPr>
          <w:rFonts w:ascii="Arial" w:hAnsi="Arial" w:cs="Arial"/>
        </w:rPr>
        <w:t xml:space="preserve"> tubes) as follows:</w:t>
      </w:r>
    </w:p>
    <w:p w14:paraId="1B6DCA2B" w14:textId="7F8F4D68" w:rsidR="00E65E11" w:rsidRPr="007F3D5B" w:rsidRDefault="00E65E11" w:rsidP="00EA3C62">
      <w:pPr>
        <w:rPr>
          <w:rFonts w:ascii="Arial" w:hAnsi="Arial" w:cs="Arial"/>
          <w:sz w:val="22"/>
          <w:szCs w:val="22"/>
        </w:rPr>
      </w:pPr>
    </w:p>
    <w:tbl>
      <w:tblPr>
        <w:tblStyle w:val="TableGrid"/>
        <w:tblW w:w="0" w:type="auto"/>
        <w:tblInd w:w="360" w:type="dxa"/>
        <w:tblLayout w:type="fixed"/>
        <w:tblLook w:val="06A0" w:firstRow="1" w:lastRow="0" w:firstColumn="1" w:lastColumn="0" w:noHBand="1" w:noVBand="1"/>
      </w:tblPr>
      <w:tblGrid>
        <w:gridCol w:w="2970"/>
        <w:gridCol w:w="900"/>
        <w:gridCol w:w="630"/>
      </w:tblGrid>
      <w:tr w:rsidR="306FDB17" w:rsidRPr="007F3D5B" w14:paraId="462DEDD3" w14:textId="77777777" w:rsidTr="001D04B3">
        <w:tc>
          <w:tcPr>
            <w:tcW w:w="2970" w:type="dxa"/>
          </w:tcPr>
          <w:p w14:paraId="6451318F" w14:textId="4462A592" w:rsidR="4D9A48B6" w:rsidRPr="007F3D5B" w:rsidRDefault="4D9A48B6" w:rsidP="00023DD0">
            <w:pPr>
              <w:rPr>
                <w:rFonts w:ascii="Arial" w:hAnsi="Arial" w:cs="Arial"/>
                <w:b/>
                <w:bCs/>
                <w:sz w:val="22"/>
                <w:szCs w:val="22"/>
              </w:rPr>
            </w:pPr>
            <w:bookmarkStart w:id="9" w:name="_Hlk44051625"/>
            <w:bookmarkStart w:id="10" w:name="_Hlk44047594"/>
            <w:r w:rsidRPr="007F3D5B">
              <w:rPr>
                <w:rFonts w:ascii="Arial" w:hAnsi="Arial" w:cs="Arial"/>
                <w:b/>
                <w:bCs/>
                <w:sz w:val="22"/>
                <w:szCs w:val="22"/>
              </w:rPr>
              <w:t>Component</w:t>
            </w:r>
          </w:p>
        </w:tc>
        <w:tc>
          <w:tcPr>
            <w:tcW w:w="900" w:type="dxa"/>
          </w:tcPr>
          <w:p w14:paraId="294DEB9F" w14:textId="2AEA6C05" w:rsidR="4D9A48B6" w:rsidRPr="007F3D5B" w:rsidRDefault="4D9A48B6" w:rsidP="00023DD0">
            <w:pPr>
              <w:rPr>
                <w:rFonts w:ascii="Arial" w:hAnsi="Arial" w:cs="Arial"/>
                <w:b/>
                <w:bCs/>
                <w:sz w:val="22"/>
                <w:szCs w:val="22"/>
              </w:rPr>
            </w:pPr>
            <w:r w:rsidRPr="007F3D5B">
              <w:rPr>
                <w:rFonts w:ascii="Arial" w:hAnsi="Arial" w:cs="Arial"/>
                <w:b/>
                <w:bCs/>
                <w:sz w:val="22"/>
                <w:szCs w:val="22"/>
              </w:rPr>
              <w:t>1X</w:t>
            </w:r>
            <w:r w:rsidR="008238CB" w:rsidRPr="007F3D5B">
              <w:rPr>
                <w:rFonts w:ascii="Arial" w:hAnsi="Arial" w:cs="Arial"/>
                <w:b/>
                <w:bCs/>
                <w:sz w:val="22"/>
                <w:szCs w:val="22"/>
              </w:rPr>
              <w:t xml:space="preserve"> (ul)</w:t>
            </w:r>
          </w:p>
        </w:tc>
        <w:tc>
          <w:tcPr>
            <w:tcW w:w="630" w:type="dxa"/>
          </w:tcPr>
          <w:p w14:paraId="59F8898C" w14:textId="49CEF9F8" w:rsidR="4D9A48B6" w:rsidRPr="007F3D5B" w:rsidRDefault="4D9A48B6" w:rsidP="00023DD0">
            <w:pPr>
              <w:rPr>
                <w:rFonts w:ascii="Arial" w:hAnsi="Arial" w:cs="Arial"/>
                <w:b/>
                <w:bCs/>
                <w:sz w:val="22"/>
                <w:szCs w:val="22"/>
              </w:rPr>
            </w:pPr>
            <w:r w:rsidRPr="007F3D5B">
              <w:rPr>
                <w:rFonts w:ascii="Arial" w:hAnsi="Arial" w:cs="Arial"/>
                <w:b/>
                <w:bCs/>
                <w:sz w:val="22"/>
                <w:szCs w:val="22"/>
              </w:rPr>
              <w:t>_X</w:t>
            </w:r>
          </w:p>
        </w:tc>
      </w:tr>
      <w:tr w:rsidR="306FDB17" w:rsidRPr="007F3D5B" w14:paraId="4C1C11A9" w14:textId="77777777" w:rsidTr="001D04B3">
        <w:tc>
          <w:tcPr>
            <w:tcW w:w="2970" w:type="dxa"/>
          </w:tcPr>
          <w:p w14:paraId="7FD6B852" w14:textId="1C15B5CC" w:rsidR="4D9A48B6" w:rsidRPr="007F3D5B" w:rsidRDefault="00EA3C62" w:rsidP="00023DD0">
            <w:pPr>
              <w:rPr>
                <w:rFonts w:ascii="Arial" w:hAnsi="Arial" w:cs="Arial"/>
                <w:sz w:val="22"/>
                <w:szCs w:val="22"/>
              </w:rPr>
            </w:pPr>
            <w:r>
              <w:rPr>
                <w:rFonts w:ascii="Arial" w:hAnsi="Arial" w:cs="Arial"/>
                <w:sz w:val="22"/>
                <w:szCs w:val="22"/>
              </w:rPr>
              <w:t>gBlock (300</w:t>
            </w:r>
            <w:r w:rsidR="4D9A48B6" w:rsidRPr="007F3D5B">
              <w:rPr>
                <w:rFonts w:ascii="Arial" w:hAnsi="Arial" w:cs="Arial"/>
                <w:sz w:val="22"/>
                <w:szCs w:val="22"/>
              </w:rPr>
              <w:t xml:space="preserve"> </w:t>
            </w:r>
            <w:r>
              <w:rPr>
                <w:rFonts w:ascii="Arial" w:hAnsi="Arial" w:cs="Arial"/>
                <w:sz w:val="22"/>
                <w:szCs w:val="22"/>
              </w:rPr>
              <w:t>n</w:t>
            </w:r>
            <w:r w:rsidR="4D9A48B6" w:rsidRPr="007F3D5B">
              <w:rPr>
                <w:rFonts w:ascii="Arial" w:hAnsi="Arial" w:cs="Arial"/>
                <w:sz w:val="22"/>
                <w:szCs w:val="22"/>
              </w:rPr>
              <w:t>g)</w:t>
            </w:r>
          </w:p>
        </w:tc>
        <w:tc>
          <w:tcPr>
            <w:tcW w:w="900" w:type="dxa"/>
          </w:tcPr>
          <w:p w14:paraId="4969925E" w14:textId="4E4C881A" w:rsidR="1FFEB9AD" w:rsidRPr="007F3D5B" w:rsidRDefault="00EA3C62" w:rsidP="00023DD0">
            <w:pPr>
              <w:jc w:val="center"/>
              <w:rPr>
                <w:rFonts w:ascii="Arial" w:hAnsi="Arial" w:cs="Arial"/>
                <w:sz w:val="22"/>
                <w:szCs w:val="22"/>
              </w:rPr>
            </w:pPr>
            <w:r>
              <w:rPr>
                <w:rFonts w:ascii="Arial" w:hAnsi="Arial" w:cs="Arial"/>
                <w:sz w:val="22"/>
                <w:szCs w:val="22"/>
              </w:rPr>
              <w:t>6</w:t>
            </w:r>
          </w:p>
        </w:tc>
        <w:tc>
          <w:tcPr>
            <w:tcW w:w="630" w:type="dxa"/>
          </w:tcPr>
          <w:p w14:paraId="6DB68999" w14:textId="6316F74E" w:rsidR="306FDB17" w:rsidRPr="007F3D5B" w:rsidRDefault="306FDB17" w:rsidP="00023DD0">
            <w:pPr>
              <w:rPr>
                <w:rFonts w:ascii="Arial" w:hAnsi="Arial" w:cs="Arial"/>
                <w:sz w:val="22"/>
                <w:szCs w:val="22"/>
              </w:rPr>
            </w:pPr>
          </w:p>
        </w:tc>
      </w:tr>
      <w:tr w:rsidR="306FDB17" w:rsidRPr="007F3D5B" w14:paraId="5ED45E9E" w14:textId="77777777" w:rsidTr="001D04B3">
        <w:tc>
          <w:tcPr>
            <w:tcW w:w="2970" w:type="dxa"/>
          </w:tcPr>
          <w:p w14:paraId="6768578F" w14:textId="146230A4" w:rsidR="1FFEB9AD" w:rsidRPr="007F3D5B" w:rsidRDefault="1FFEB9AD" w:rsidP="00023DD0">
            <w:pPr>
              <w:rPr>
                <w:rFonts w:ascii="Arial" w:hAnsi="Arial" w:cs="Arial"/>
                <w:sz w:val="22"/>
                <w:szCs w:val="22"/>
              </w:rPr>
            </w:pPr>
            <w:r w:rsidRPr="007F3D5B">
              <w:rPr>
                <w:rFonts w:ascii="Arial" w:hAnsi="Arial" w:cs="Arial"/>
                <w:sz w:val="22"/>
                <w:szCs w:val="22"/>
              </w:rPr>
              <w:t>10x CutSmart Buffer (NEB)</w:t>
            </w:r>
          </w:p>
        </w:tc>
        <w:tc>
          <w:tcPr>
            <w:tcW w:w="900" w:type="dxa"/>
          </w:tcPr>
          <w:p w14:paraId="12C4702C" w14:textId="4C07DDEB" w:rsidR="1FFEB9AD" w:rsidRPr="007F3D5B" w:rsidRDefault="1FFEB9AD" w:rsidP="00023DD0">
            <w:pPr>
              <w:jc w:val="center"/>
              <w:rPr>
                <w:rFonts w:ascii="Arial" w:hAnsi="Arial" w:cs="Arial"/>
                <w:sz w:val="22"/>
                <w:szCs w:val="22"/>
              </w:rPr>
            </w:pPr>
            <w:r w:rsidRPr="007F3D5B">
              <w:rPr>
                <w:rFonts w:ascii="Arial" w:hAnsi="Arial" w:cs="Arial"/>
                <w:sz w:val="22"/>
                <w:szCs w:val="22"/>
              </w:rPr>
              <w:t>4</w:t>
            </w:r>
          </w:p>
        </w:tc>
        <w:tc>
          <w:tcPr>
            <w:tcW w:w="630" w:type="dxa"/>
          </w:tcPr>
          <w:p w14:paraId="15C435E9" w14:textId="6316F74E" w:rsidR="306FDB17" w:rsidRPr="007F3D5B" w:rsidRDefault="306FDB17" w:rsidP="00023DD0">
            <w:pPr>
              <w:rPr>
                <w:rFonts w:ascii="Arial" w:hAnsi="Arial" w:cs="Arial"/>
                <w:sz w:val="22"/>
                <w:szCs w:val="22"/>
              </w:rPr>
            </w:pPr>
          </w:p>
        </w:tc>
      </w:tr>
      <w:tr w:rsidR="306FDB17" w:rsidRPr="007F3D5B" w14:paraId="7FF501AB" w14:textId="77777777" w:rsidTr="001D04B3">
        <w:tc>
          <w:tcPr>
            <w:tcW w:w="2970" w:type="dxa"/>
          </w:tcPr>
          <w:p w14:paraId="4E8B7099" w14:textId="030E72DC" w:rsidR="1FFEB9AD" w:rsidRPr="007F3D5B" w:rsidRDefault="1FFEB9AD" w:rsidP="00023DD0">
            <w:pPr>
              <w:rPr>
                <w:rFonts w:ascii="Arial" w:hAnsi="Arial" w:cs="Arial"/>
                <w:sz w:val="22"/>
                <w:szCs w:val="22"/>
              </w:rPr>
            </w:pPr>
            <w:r w:rsidRPr="007F3D5B">
              <w:rPr>
                <w:rFonts w:ascii="Arial" w:hAnsi="Arial" w:cs="Arial"/>
                <w:sz w:val="22"/>
                <w:szCs w:val="22"/>
              </w:rPr>
              <w:t>SacII Enzyme (NEB)</w:t>
            </w:r>
          </w:p>
        </w:tc>
        <w:tc>
          <w:tcPr>
            <w:tcW w:w="900" w:type="dxa"/>
          </w:tcPr>
          <w:p w14:paraId="3E8FB8B7" w14:textId="6FED9EAD" w:rsidR="1FFEB9AD" w:rsidRPr="007F3D5B" w:rsidRDefault="1FFEB9AD" w:rsidP="00023DD0">
            <w:pPr>
              <w:jc w:val="center"/>
              <w:rPr>
                <w:rFonts w:ascii="Arial" w:hAnsi="Arial" w:cs="Arial"/>
                <w:sz w:val="22"/>
                <w:szCs w:val="22"/>
              </w:rPr>
            </w:pPr>
            <w:r w:rsidRPr="007F3D5B">
              <w:rPr>
                <w:rFonts w:ascii="Arial" w:hAnsi="Arial" w:cs="Arial"/>
                <w:sz w:val="22"/>
                <w:szCs w:val="22"/>
              </w:rPr>
              <w:t>1</w:t>
            </w:r>
          </w:p>
        </w:tc>
        <w:tc>
          <w:tcPr>
            <w:tcW w:w="630" w:type="dxa"/>
          </w:tcPr>
          <w:p w14:paraId="75AC79F4" w14:textId="6316F74E" w:rsidR="306FDB17" w:rsidRPr="007F3D5B" w:rsidRDefault="306FDB17" w:rsidP="00023DD0">
            <w:pPr>
              <w:rPr>
                <w:rFonts w:ascii="Arial" w:hAnsi="Arial" w:cs="Arial"/>
                <w:sz w:val="22"/>
                <w:szCs w:val="22"/>
              </w:rPr>
            </w:pPr>
          </w:p>
        </w:tc>
      </w:tr>
      <w:tr w:rsidR="306FDB17" w:rsidRPr="007F3D5B" w14:paraId="7A633D50" w14:textId="77777777" w:rsidTr="001D04B3">
        <w:tc>
          <w:tcPr>
            <w:tcW w:w="2970" w:type="dxa"/>
          </w:tcPr>
          <w:p w14:paraId="577A68BA" w14:textId="4A86745A" w:rsidR="1FFEB9AD" w:rsidRPr="007F3D5B" w:rsidRDefault="1FFEB9AD" w:rsidP="00023DD0">
            <w:pPr>
              <w:rPr>
                <w:rFonts w:ascii="Arial" w:hAnsi="Arial" w:cs="Arial"/>
                <w:sz w:val="22"/>
                <w:szCs w:val="22"/>
              </w:rPr>
            </w:pPr>
            <w:r w:rsidRPr="007F3D5B">
              <w:rPr>
                <w:rFonts w:ascii="Arial" w:hAnsi="Arial" w:cs="Arial"/>
                <w:sz w:val="22"/>
                <w:szCs w:val="22"/>
              </w:rPr>
              <w:t>RsrII Enzyme (NEB)</w:t>
            </w:r>
          </w:p>
        </w:tc>
        <w:tc>
          <w:tcPr>
            <w:tcW w:w="900" w:type="dxa"/>
          </w:tcPr>
          <w:p w14:paraId="23011B7D" w14:textId="43C4733C" w:rsidR="1FFEB9AD" w:rsidRPr="007F3D5B" w:rsidRDefault="1FFEB9AD" w:rsidP="00023DD0">
            <w:pPr>
              <w:jc w:val="center"/>
              <w:rPr>
                <w:rFonts w:ascii="Arial" w:hAnsi="Arial" w:cs="Arial"/>
                <w:sz w:val="22"/>
                <w:szCs w:val="22"/>
              </w:rPr>
            </w:pPr>
            <w:r w:rsidRPr="007F3D5B">
              <w:rPr>
                <w:rFonts w:ascii="Arial" w:hAnsi="Arial" w:cs="Arial"/>
                <w:sz w:val="22"/>
                <w:szCs w:val="22"/>
              </w:rPr>
              <w:t>1</w:t>
            </w:r>
          </w:p>
        </w:tc>
        <w:tc>
          <w:tcPr>
            <w:tcW w:w="630" w:type="dxa"/>
          </w:tcPr>
          <w:p w14:paraId="5566F3EF" w14:textId="6316F74E" w:rsidR="306FDB17" w:rsidRPr="007F3D5B" w:rsidRDefault="306FDB17" w:rsidP="00023DD0">
            <w:pPr>
              <w:rPr>
                <w:rFonts w:ascii="Arial" w:hAnsi="Arial" w:cs="Arial"/>
                <w:sz w:val="22"/>
                <w:szCs w:val="22"/>
              </w:rPr>
            </w:pPr>
          </w:p>
        </w:tc>
      </w:tr>
      <w:tr w:rsidR="306FDB17" w:rsidRPr="007F3D5B" w14:paraId="339F8F68" w14:textId="77777777" w:rsidTr="001D04B3">
        <w:tc>
          <w:tcPr>
            <w:tcW w:w="2970" w:type="dxa"/>
          </w:tcPr>
          <w:p w14:paraId="713AC176" w14:textId="33D44692" w:rsidR="1FFEB9AD" w:rsidRPr="007F3D5B" w:rsidRDefault="1FFEB9AD" w:rsidP="00023DD0">
            <w:pPr>
              <w:rPr>
                <w:rFonts w:ascii="Arial" w:hAnsi="Arial" w:cs="Arial"/>
                <w:sz w:val="22"/>
                <w:szCs w:val="22"/>
                <w:u w:val="single"/>
              </w:rPr>
            </w:pPr>
            <w:r w:rsidRPr="007F3D5B">
              <w:rPr>
                <w:rFonts w:ascii="Arial" w:hAnsi="Arial" w:cs="Arial"/>
                <w:sz w:val="22"/>
                <w:szCs w:val="22"/>
              </w:rPr>
              <w:t>MBG Water</w:t>
            </w:r>
          </w:p>
        </w:tc>
        <w:tc>
          <w:tcPr>
            <w:tcW w:w="900" w:type="dxa"/>
          </w:tcPr>
          <w:p w14:paraId="02EC52B3" w14:textId="5D903E01" w:rsidR="1FFEB9AD" w:rsidRPr="007F3D5B" w:rsidRDefault="1FFEB9AD" w:rsidP="00023DD0">
            <w:pPr>
              <w:jc w:val="center"/>
              <w:rPr>
                <w:rFonts w:ascii="Arial" w:hAnsi="Arial" w:cs="Arial"/>
                <w:sz w:val="22"/>
                <w:szCs w:val="22"/>
              </w:rPr>
            </w:pPr>
            <w:r w:rsidRPr="007F3D5B">
              <w:rPr>
                <w:rFonts w:ascii="Arial" w:hAnsi="Arial" w:cs="Arial"/>
                <w:sz w:val="22"/>
                <w:szCs w:val="22"/>
              </w:rPr>
              <w:t>2</w:t>
            </w:r>
            <w:r w:rsidR="00EA3C62">
              <w:rPr>
                <w:rFonts w:ascii="Arial" w:hAnsi="Arial" w:cs="Arial"/>
                <w:sz w:val="22"/>
                <w:szCs w:val="22"/>
              </w:rPr>
              <w:t>8</w:t>
            </w:r>
          </w:p>
        </w:tc>
        <w:tc>
          <w:tcPr>
            <w:tcW w:w="630" w:type="dxa"/>
          </w:tcPr>
          <w:p w14:paraId="50AC7E7B" w14:textId="6316F74E" w:rsidR="306FDB17" w:rsidRPr="007F3D5B" w:rsidRDefault="306FDB17" w:rsidP="00023DD0">
            <w:pPr>
              <w:rPr>
                <w:rFonts w:ascii="Arial" w:hAnsi="Arial" w:cs="Arial"/>
                <w:sz w:val="22"/>
                <w:szCs w:val="22"/>
              </w:rPr>
            </w:pPr>
          </w:p>
        </w:tc>
      </w:tr>
      <w:tr w:rsidR="306FDB17" w:rsidRPr="007F3D5B" w14:paraId="5FF7A127" w14:textId="77777777" w:rsidTr="001D04B3">
        <w:tc>
          <w:tcPr>
            <w:tcW w:w="2970" w:type="dxa"/>
          </w:tcPr>
          <w:p w14:paraId="1EF9589E" w14:textId="7635E7F5" w:rsidR="1FFEB9AD" w:rsidRPr="00EA3C62" w:rsidRDefault="1FFEB9AD" w:rsidP="00023DD0">
            <w:pPr>
              <w:rPr>
                <w:rFonts w:ascii="Arial" w:hAnsi="Arial" w:cs="Arial"/>
                <w:b/>
                <w:bCs/>
                <w:sz w:val="22"/>
                <w:szCs w:val="22"/>
              </w:rPr>
            </w:pPr>
            <w:r w:rsidRPr="00EA3C62">
              <w:rPr>
                <w:rFonts w:ascii="Arial" w:hAnsi="Arial" w:cs="Arial"/>
                <w:b/>
                <w:bCs/>
                <w:sz w:val="22"/>
                <w:szCs w:val="22"/>
              </w:rPr>
              <w:t>Total</w:t>
            </w:r>
          </w:p>
        </w:tc>
        <w:tc>
          <w:tcPr>
            <w:tcW w:w="900" w:type="dxa"/>
          </w:tcPr>
          <w:p w14:paraId="030C1197" w14:textId="67B562CB" w:rsidR="1FFEB9AD" w:rsidRPr="00EA3C62" w:rsidRDefault="1FFEB9AD" w:rsidP="00023DD0">
            <w:pPr>
              <w:jc w:val="center"/>
              <w:rPr>
                <w:rFonts w:ascii="Arial" w:hAnsi="Arial" w:cs="Arial"/>
                <w:b/>
                <w:bCs/>
                <w:sz w:val="22"/>
                <w:szCs w:val="22"/>
              </w:rPr>
            </w:pPr>
            <w:r w:rsidRPr="00EA3C62">
              <w:rPr>
                <w:rFonts w:ascii="Arial" w:hAnsi="Arial" w:cs="Arial"/>
                <w:b/>
                <w:bCs/>
                <w:sz w:val="22"/>
                <w:szCs w:val="22"/>
              </w:rPr>
              <w:t>40</w:t>
            </w:r>
          </w:p>
        </w:tc>
        <w:tc>
          <w:tcPr>
            <w:tcW w:w="630" w:type="dxa"/>
          </w:tcPr>
          <w:p w14:paraId="74E203DD" w14:textId="6316F74E" w:rsidR="306FDB17" w:rsidRPr="007F3D5B" w:rsidRDefault="306FDB17" w:rsidP="00023DD0">
            <w:pPr>
              <w:rPr>
                <w:rFonts w:ascii="Arial" w:hAnsi="Arial" w:cs="Arial"/>
                <w:sz w:val="22"/>
                <w:szCs w:val="22"/>
              </w:rPr>
            </w:pPr>
          </w:p>
        </w:tc>
      </w:tr>
    </w:tbl>
    <w:p w14:paraId="20A12E05" w14:textId="23811484" w:rsidR="306FDB17" w:rsidRPr="007F3D5B" w:rsidRDefault="306FDB17" w:rsidP="00023DD0">
      <w:pPr>
        <w:ind w:left="360" w:firstLine="720"/>
        <w:rPr>
          <w:rFonts w:ascii="Arial" w:hAnsi="Arial" w:cs="Arial"/>
          <w:sz w:val="22"/>
          <w:szCs w:val="22"/>
        </w:rPr>
      </w:pPr>
    </w:p>
    <w:p w14:paraId="1F801EC9" w14:textId="128F4DAB" w:rsidR="00E65E11" w:rsidRPr="008A1F26" w:rsidRDefault="00E65E11" w:rsidP="005413FC">
      <w:pPr>
        <w:pStyle w:val="ListParagraph"/>
        <w:numPr>
          <w:ilvl w:val="1"/>
          <w:numId w:val="22"/>
        </w:numPr>
        <w:spacing w:line="240" w:lineRule="auto"/>
        <w:rPr>
          <w:rFonts w:ascii="Arial" w:hAnsi="Arial" w:cs="Arial"/>
        </w:rPr>
      </w:pPr>
      <w:r w:rsidRPr="008A1F26">
        <w:rPr>
          <w:rFonts w:ascii="Arial" w:hAnsi="Arial" w:cs="Arial"/>
        </w:rPr>
        <w:t xml:space="preserve">Digest for </w:t>
      </w:r>
      <w:r w:rsidR="00EA3C62">
        <w:rPr>
          <w:rFonts w:ascii="Arial" w:hAnsi="Arial" w:cs="Arial"/>
        </w:rPr>
        <w:t>2</w:t>
      </w:r>
      <w:r w:rsidRPr="008A1F26">
        <w:rPr>
          <w:rFonts w:ascii="Arial" w:hAnsi="Arial" w:cs="Arial"/>
        </w:rPr>
        <w:t xml:space="preserve"> hours at 37°C.</w:t>
      </w:r>
    </w:p>
    <w:bookmarkEnd w:id="9"/>
    <w:p w14:paraId="6145A92A" w14:textId="5BFF0E01" w:rsidR="00E65E11" w:rsidRPr="008A1F26" w:rsidRDefault="00EA3C62" w:rsidP="005413FC">
      <w:pPr>
        <w:pStyle w:val="ListParagraph"/>
        <w:numPr>
          <w:ilvl w:val="1"/>
          <w:numId w:val="22"/>
        </w:numPr>
        <w:spacing w:after="0" w:line="240" w:lineRule="auto"/>
        <w:rPr>
          <w:rFonts w:ascii="Arial" w:hAnsi="Arial" w:cs="Arial"/>
        </w:rPr>
      </w:pPr>
      <w:r>
        <w:rPr>
          <w:rFonts w:ascii="Arial" w:hAnsi="Arial" w:cs="Arial"/>
        </w:rPr>
        <w:t>P</w:t>
      </w:r>
      <w:r w:rsidR="00E65E11" w:rsidRPr="008A1F26">
        <w:rPr>
          <w:rFonts w:ascii="Arial" w:hAnsi="Arial" w:cs="Arial"/>
        </w:rPr>
        <w:t xml:space="preserve">urify </w:t>
      </w:r>
      <w:r>
        <w:rPr>
          <w:rFonts w:ascii="Arial" w:hAnsi="Arial" w:cs="Arial"/>
        </w:rPr>
        <w:t xml:space="preserve">digested inserts </w:t>
      </w:r>
      <w:r w:rsidR="00E65E11" w:rsidRPr="008A1F26">
        <w:rPr>
          <w:rFonts w:ascii="Arial" w:hAnsi="Arial" w:cs="Arial"/>
        </w:rPr>
        <w:t xml:space="preserve">using </w:t>
      </w:r>
      <w:r>
        <w:rPr>
          <w:rFonts w:ascii="Arial" w:hAnsi="Arial" w:cs="Arial"/>
        </w:rPr>
        <w:t>MinElute PCR Purification</w:t>
      </w:r>
      <w:r w:rsidR="00E65E11" w:rsidRPr="008A1F26">
        <w:rPr>
          <w:rFonts w:ascii="Arial" w:hAnsi="Arial" w:cs="Arial"/>
        </w:rPr>
        <w:t xml:space="preserve"> Kit (</w:t>
      </w:r>
      <w:r>
        <w:rPr>
          <w:rFonts w:ascii="Arial" w:hAnsi="Arial" w:cs="Arial"/>
        </w:rPr>
        <w:t>combine like tubes into one column</w:t>
      </w:r>
      <w:r w:rsidR="00E65E11" w:rsidRPr="008A1F26">
        <w:rPr>
          <w:rFonts w:ascii="Arial" w:hAnsi="Arial" w:cs="Arial"/>
        </w:rPr>
        <w:t xml:space="preserve">) and elute with </w:t>
      </w:r>
      <w:r>
        <w:rPr>
          <w:rFonts w:ascii="Arial" w:hAnsi="Arial" w:cs="Arial"/>
        </w:rPr>
        <w:t>2</w:t>
      </w:r>
      <w:r w:rsidR="00E65E11" w:rsidRPr="008A1F26">
        <w:rPr>
          <w:rFonts w:ascii="Arial" w:hAnsi="Arial" w:cs="Arial"/>
        </w:rPr>
        <w:t>0 µLs MBG water.</w:t>
      </w:r>
    </w:p>
    <w:p w14:paraId="48779CC1" w14:textId="3C6FA2D7" w:rsidR="00E65E11" w:rsidRPr="00C7316D" w:rsidRDefault="00E65E11" w:rsidP="005413FC">
      <w:pPr>
        <w:pStyle w:val="ListParagraph"/>
        <w:numPr>
          <w:ilvl w:val="1"/>
          <w:numId w:val="22"/>
        </w:numPr>
        <w:spacing w:after="0" w:line="240" w:lineRule="auto"/>
        <w:rPr>
          <w:rFonts w:ascii="Arial" w:hAnsi="Arial" w:cs="Arial"/>
        </w:rPr>
      </w:pPr>
      <w:r w:rsidRPr="007F3D5B">
        <w:rPr>
          <w:rFonts w:ascii="Arial" w:hAnsi="Arial" w:cs="Arial"/>
        </w:rPr>
        <w:t xml:space="preserve">Quantitate concentration of purified insert using </w:t>
      </w:r>
      <w:bookmarkStart w:id="11" w:name="_Hlk129954749"/>
      <w:r w:rsidR="00EA3C62" w:rsidRPr="00EA3C62">
        <w:rPr>
          <w:rFonts w:ascii="Arial" w:hAnsi="Arial" w:cs="Arial"/>
        </w:rPr>
        <w:t>Qubit™ 1x dsDNA HS Assay Kit</w:t>
      </w:r>
      <w:bookmarkEnd w:id="11"/>
      <w:r w:rsidRPr="007F3D5B">
        <w:rPr>
          <w:rFonts w:ascii="Arial" w:hAnsi="Arial" w:cs="Arial"/>
        </w:rPr>
        <w:t>.</w:t>
      </w:r>
    </w:p>
    <w:bookmarkEnd w:id="10"/>
    <w:p w14:paraId="2FC5728E" w14:textId="77777777" w:rsidR="00E65E11" w:rsidRPr="007F3D5B" w:rsidRDefault="00E65E11" w:rsidP="00023DD0">
      <w:pPr>
        <w:ind w:left="360" w:firstLine="720"/>
        <w:rPr>
          <w:rFonts w:ascii="Arial" w:hAnsi="Arial" w:cs="Arial"/>
          <w:sz w:val="22"/>
          <w:szCs w:val="22"/>
        </w:rPr>
      </w:pPr>
    </w:p>
    <w:p w14:paraId="7539A131" w14:textId="32CE60D4" w:rsidR="00A82A2C" w:rsidRDefault="00E65E11" w:rsidP="005413FC">
      <w:pPr>
        <w:pStyle w:val="ListParagraph"/>
        <w:numPr>
          <w:ilvl w:val="0"/>
          <w:numId w:val="14"/>
        </w:numPr>
        <w:spacing w:after="0" w:line="240" w:lineRule="auto"/>
        <w:ind w:left="360"/>
        <w:rPr>
          <w:rFonts w:ascii="Arial" w:hAnsi="Arial" w:cs="Arial"/>
        </w:rPr>
      </w:pPr>
      <w:r w:rsidRPr="007F3D5B">
        <w:rPr>
          <w:rFonts w:ascii="Arial" w:hAnsi="Arial" w:cs="Arial"/>
        </w:rPr>
        <w:lastRenderedPageBreak/>
        <w:t>Digest pRRL.PPT_MP_CBF Bracelet-RQR8 backbone vector as follows (x</w:t>
      </w:r>
      <w:r w:rsidR="002460BC">
        <w:rPr>
          <w:rFonts w:ascii="Arial" w:hAnsi="Arial" w:cs="Arial"/>
        </w:rPr>
        <w:t>3-4</w:t>
      </w:r>
      <w:r w:rsidRPr="007F3D5B">
        <w:rPr>
          <w:rFonts w:ascii="Arial" w:hAnsi="Arial" w:cs="Arial"/>
        </w:rPr>
        <w:t xml:space="preserve"> tubes):</w:t>
      </w:r>
    </w:p>
    <w:p w14:paraId="31FB0E98" w14:textId="77777777" w:rsidR="00A82A2C" w:rsidRPr="00F614C0" w:rsidRDefault="00A82A2C" w:rsidP="00023DD0">
      <w:pPr>
        <w:rPr>
          <w:rFonts w:ascii="Arial" w:hAnsi="Arial" w:cs="Arial"/>
        </w:rPr>
      </w:pPr>
    </w:p>
    <w:p w14:paraId="58CC528F" w14:textId="7142FD44" w:rsidR="00A82A2C" w:rsidRDefault="00A82A2C" w:rsidP="00023DD0">
      <w:pPr>
        <w:pStyle w:val="ListParagraph"/>
        <w:spacing w:after="0" w:line="240" w:lineRule="auto"/>
        <w:ind w:left="360"/>
        <w:rPr>
          <w:rFonts w:ascii="Arial" w:hAnsi="Arial" w:cs="Arial"/>
        </w:rPr>
      </w:pPr>
      <w:r>
        <w:rPr>
          <w:rFonts w:ascii="Arial" w:hAnsi="Arial" w:cs="Arial"/>
        </w:rPr>
        <w:t>Notes:</w:t>
      </w:r>
    </w:p>
    <w:p w14:paraId="7398686A" w14:textId="77777777" w:rsidR="00A82A2C" w:rsidRDefault="00F9398B" w:rsidP="005413FC">
      <w:pPr>
        <w:pStyle w:val="ListParagraph"/>
        <w:numPr>
          <w:ilvl w:val="2"/>
          <w:numId w:val="14"/>
        </w:numPr>
        <w:spacing w:after="0" w:line="240" w:lineRule="auto"/>
        <w:rPr>
          <w:rFonts w:ascii="Arial" w:hAnsi="Arial" w:cs="Arial"/>
        </w:rPr>
      </w:pPr>
      <w:r w:rsidRPr="00A82A2C">
        <w:rPr>
          <w:rFonts w:ascii="Arial" w:hAnsi="Arial" w:cs="Arial"/>
        </w:rPr>
        <w:t>The CBF vector can be found in the molecular cloning boxes at -20</w:t>
      </w:r>
      <w:r w:rsidRPr="00A82A2C">
        <w:rPr>
          <w:rFonts w:ascii="Arial" w:hAnsi="Arial" w:cs="Arial"/>
          <w:vertAlign w:val="superscript"/>
        </w:rPr>
        <w:t>o</w:t>
      </w:r>
      <w:r w:rsidRPr="00A82A2C">
        <w:rPr>
          <w:rFonts w:ascii="Arial" w:hAnsi="Arial" w:cs="Arial"/>
        </w:rPr>
        <w:t xml:space="preserve"> C. Check with JAL if stock is running low.</w:t>
      </w:r>
    </w:p>
    <w:p w14:paraId="711D5275" w14:textId="77777777" w:rsidR="00A82A2C" w:rsidRDefault="00F9398B" w:rsidP="005413FC">
      <w:pPr>
        <w:pStyle w:val="ListParagraph"/>
        <w:numPr>
          <w:ilvl w:val="2"/>
          <w:numId w:val="14"/>
        </w:numPr>
        <w:spacing w:after="0" w:line="240" w:lineRule="auto"/>
        <w:rPr>
          <w:rFonts w:ascii="Arial" w:hAnsi="Arial" w:cs="Arial"/>
        </w:rPr>
      </w:pPr>
      <w:r w:rsidRPr="00A82A2C">
        <w:rPr>
          <w:rFonts w:ascii="Arial" w:hAnsi="Arial" w:cs="Arial"/>
        </w:rPr>
        <w:t xml:space="preserve">BstEII-HF is used only in the vector digest as it cuts the CBF insert in half, thereby keeping it out of the way when the gel is run. This is for </w:t>
      </w:r>
      <w:r w:rsidR="0043105A" w:rsidRPr="00A82A2C">
        <w:rPr>
          <w:rFonts w:ascii="Arial" w:hAnsi="Arial" w:cs="Arial"/>
        </w:rPr>
        <w:t>ease of band extraction and to keep the vector pure.</w:t>
      </w:r>
    </w:p>
    <w:p w14:paraId="551B14AB" w14:textId="31A7BF62" w:rsidR="0043105A" w:rsidRPr="00A82A2C" w:rsidRDefault="0043105A" w:rsidP="005413FC">
      <w:pPr>
        <w:pStyle w:val="ListParagraph"/>
        <w:numPr>
          <w:ilvl w:val="2"/>
          <w:numId w:val="14"/>
        </w:numPr>
        <w:spacing w:after="0" w:line="240" w:lineRule="auto"/>
        <w:rPr>
          <w:rFonts w:ascii="Arial" w:hAnsi="Arial" w:cs="Arial"/>
        </w:rPr>
      </w:pPr>
      <w:r w:rsidRPr="00A82A2C">
        <w:rPr>
          <w:rFonts w:ascii="Arial" w:hAnsi="Arial" w:cs="Arial"/>
        </w:rPr>
        <w:t xml:space="preserve">CIAP is </w:t>
      </w:r>
      <w:r w:rsidR="00365270" w:rsidRPr="00A82A2C">
        <w:rPr>
          <w:rFonts w:ascii="Arial" w:hAnsi="Arial" w:cs="Arial"/>
        </w:rPr>
        <w:t xml:space="preserve">a phosphatase which removes phosphate groups from the end of the digested vector </w:t>
      </w:r>
      <w:r w:rsidR="00023DD0">
        <w:rPr>
          <w:rFonts w:ascii="Arial" w:hAnsi="Arial" w:cs="Arial"/>
        </w:rPr>
        <w:t>and</w:t>
      </w:r>
      <w:r w:rsidR="00365270" w:rsidRPr="00A82A2C">
        <w:rPr>
          <w:rFonts w:ascii="Arial" w:hAnsi="Arial" w:cs="Arial"/>
        </w:rPr>
        <w:t xml:space="preserve"> prevent</w:t>
      </w:r>
      <w:r w:rsidR="00023DD0">
        <w:rPr>
          <w:rFonts w:ascii="Arial" w:hAnsi="Arial" w:cs="Arial"/>
        </w:rPr>
        <w:t>s</w:t>
      </w:r>
      <w:r w:rsidR="00365270" w:rsidRPr="00A82A2C">
        <w:rPr>
          <w:rFonts w:ascii="Arial" w:hAnsi="Arial" w:cs="Arial"/>
        </w:rPr>
        <w:t xml:space="preserve"> the vector from closing back up prior to ligation.</w:t>
      </w:r>
    </w:p>
    <w:p w14:paraId="3E490CFE" w14:textId="07F7DF8E" w:rsidR="00E65E11" w:rsidRPr="007F3D5B" w:rsidRDefault="00E65E11" w:rsidP="00023DD0">
      <w:pPr>
        <w:ind w:left="360"/>
        <w:rPr>
          <w:rFonts w:ascii="Arial" w:hAnsi="Arial" w:cs="Arial"/>
        </w:rPr>
      </w:pPr>
    </w:p>
    <w:tbl>
      <w:tblPr>
        <w:tblStyle w:val="TableGrid"/>
        <w:tblpPr w:leftFromText="180" w:rightFromText="180" w:vertAnchor="text" w:tblpY="1"/>
        <w:tblOverlap w:val="never"/>
        <w:tblW w:w="0" w:type="auto"/>
        <w:tblLayout w:type="fixed"/>
        <w:tblLook w:val="06A0" w:firstRow="1" w:lastRow="0" w:firstColumn="1" w:lastColumn="0" w:noHBand="1" w:noVBand="1"/>
      </w:tblPr>
      <w:tblGrid>
        <w:gridCol w:w="2970"/>
        <w:gridCol w:w="900"/>
        <w:gridCol w:w="630"/>
      </w:tblGrid>
      <w:tr w:rsidR="306FDB17" w:rsidRPr="007F3D5B" w14:paraId="780376D4" w14:textId="77777777" w:rsidTr="002460BC">
        <w:tc>
          <w:tcPr>
            <w:tcW w:w="2970" w:type="dxa"/>
          </w:tcPr>
          <w:p w14:paraId="4273D866" w14:textId="4462A592" w:rsidR="306FDB17" w:rsidRPr="007F3D5B" w:rsidRDefault="306FDB17" w:rsidP="002460BC">
            <w:pPr>
              <w:rPr>
                <w:rFonts w:ascii="Arial" w:hAnsi="Arial" w:cs="Arial"/>
                <w:b/>
                <w:bCs/>
                <w:sz w:val="22"/>
                <w:szCs w:val="22"/>
              </w:rPr>
            </w:pPr>
            <w:r w:rsidRPr="007F3D5B">
              <w:rPr>
                <w:rFonts w:ascii="Arial" w:hAnsi="Arial" w:cs="Arial"/>
                <w:b/>
                <w:bCs/>
                <w:sz w:val="22"/>
                <w:szCs w:val="22"/>
              </w:rPr>
              <w:t>Component</w:t>
            </w:r>
          </w:p>
        </w:tc>
        <w:tc>
          <w:tcPr>
            <w:tcW w:w="900" w:type="dxa"/>
          </w:tcPr>
          <w:p w14:paraId="06A010E2" w14:textId="1566558B" w:rsidR="306FDB17" w:rsidRPr="007F3D5B" w:rsidRDefault="306FDB17" w:rsidP="002460BC">
            <w:pPr>
              <w:rPr>
                <w:rFonts w:ascii="Arial" w:hAnsi="Arial" w:cs="Arial"/>
                <w:b/>
                <w:bCs/>
                <w:sz w:val="22"/>
                <w:szCs w:val="22"/>
              </w:rPr>
            </w:pPr>
            <w:r w:rsidRPr="007F3D5B">
              <w:rPr>
                <w:rFonts w:ascii="Arial" w:hAnsi="Arial" w:cs="Arial"/>
                <w:b/>
                <w:bCs/>
                <w:sz w:val="22"/>
                <w:szCs w:val="22"/>
              </w:rPr>
              <w:t>1X</w:t>
            </w:r>
            <w:r w:rsidR="008238CB" w:rsidRPr="007F3D5B">
              <w:rPr>
                <w:rFonts w:ascii="Arial" w:hAnsi="Arial" w:cs="Arial"/>
                <w:b/>
                <w:bCs/>
                <w:sz w:val="22"/>
                <w:szCs w:val="22"/>
              </w:rPr>
              <w:t xml:space="preserve"> (</w:t>
            </w:r>
            <w:r w:rsidR="000048F3" w:rsidRPr="000048F3">
              <w:rPr>
                <w:rFonts w:ascii="Arial" w:hAnsi="Arial" w:cs="Arial"/>
                <w:b/>
                <w:bCs/>
                <w:color w:val="000000"/>
                <w:sz w:val="22"/>
                <w:szCs w:val="22"/>
              </w:rPr>
              <w:t>μ</w:t>
            </w:r>
            <w:r w:rsidR="008238CB" w:rsidRPr="007F3D5B">
              <w:rPr>
                <w:rFonts w:ascii="Arial" w:hAnsi="Arial" w:cs="Arial"/>
                <w:b/>
                <w:bCs/>
                <w:sz w:val="22"/>
                <w:szCs w:val="22"/>
              </w:rPr>
              <w:t>l)</w:t>
            </w:r>
          </w:p>
        </w:tc>
        <w:tc>
          <w:tcPr>
            <w:tcW w:w="630" w:type="dxa"/>
          </w:tcPr>
          <w:p w14:paraId="35FA35D8" w14:textId="49CEF9F8" w:rsidR="306FDB17" w:rsidRPr="007F3D5B" w:rsidRDefault="306FDB17" w:rsidP="002460BC">
            <w:pPr>
              <w:rPr>
                <w:rFonts w:ascii="Arial" w:hAnsi="Arial" w:cs="Arial"/>
                <w:b/>
                <w:bCs/>
                <w:sz w:val="22"/>
                <w:szCs w:val="22"/>
              </w:rPr>
            </w:pPr>
            <w:r w:rsidRPr="007F3D5B">
              <w:rPr>
                <w:rFonts w:ascii="Arial" w:hAnsi="Arial" w:cs="Arial"/>
                <w:b/>
                <w:bCs/>
                <w:sz w:val="22"/>
                <w:szCs w:val="22"/>
              </w:rPr>
              <w:t>_X</w:t>
            </w:r>
          </w:p>
        </w:tc>
      </w:tr>
      <w:tr w:rsidR="306FDB17" w:rsidRPr="007F3D5B" w14:paraId="398406C4" w14:textId="77777777" w:rsidTr="002460BC">
        <w:tc>
          <w:tcPr>
            <w:tcW w:w="2970" w:type="dxa"/>
          </w:tcPr>
          <w:p w14:paraId="0A1703D7" w14:textId="7518A274" w:rsidR="66300734" w:rsidRPr="007F3D5B" w:rsidRDefault="66300734" w:rsidP="002460BC">
            <w:pPr>
              <w:rPr>
                <w:rFonts w:ascii="Arial" w:hAnsi="Arial" w:cs="Arial"/>
                <w:sz w:val="22"/>
                <w:szCs w:val="22"/>
              </w:rPr>
            </w:pPr>
            <w:r w:rsidRPr="007F3D5B">
              <w:rPr>
                <w:rFonts w:ascii="Arial" w:hAnsi="Arial" w:cs="Arial"/>
                <w:sz w:val="22"/>
                <w:szCs w:val="22"/>
              </w:rPr>
              <w:t>Vector (2.5 µg)</w:t>
            </w:r>
          </w:p>
        </w:tc>
        <w:tc>
          <w:tcPr>
            <w:tcW w:w="900" w:type="dxa"/>
          </w:tcPr>
          <w:p w14:paraId="05EBD148" w14:textId="529ED430" w:rsidR="66300734" w:rsidRPr="007F3D5B" w:rsidRDefault="00CB102B" w:rsidP="002460BC">
            <w:pPr>
              <w:jc w:val="center"/>
              <w:rPr>
                <w:rFonts w:ascii="Arial" w:hAnsi="Arial" w:cs="Arial"/>
                <w:sz w:val="22"/>
                <w:szCs w:val="22"/>
              </w:rPr>
            </w:pPr>
            <w:r>
              <w:rPr>
                <w:rFonts w:ascii="Arial" w:hAnsi="Arial" w:cs="Arial"/>
                <w:sz w:val="22"/>
                <w:szCs w:val="22"/>
              </w:rPr>
              <w:t>varies</w:t>
            </w:r>
          </w:p>
        </w:tc>
        <w:tc>
          <w:tcPr>
            <w:tcW w:w="630" w:type="dxa"/>
          </w:tcPr>
          <w:p w14:paraId="26BA25B3" w14:textId="6316F74E" w:rsidR="306FDB17" w:rsidRPr="007F3D5B" w:rsidRDefault="306FDB17" w:rsidP="002460BC">
            <w:pPr>
              <w:rPr>
                <w:rFonts w:ascii="Arial" w:hAnsi="Arial" w:cs="Arial"/>
                <w:sz w:val="22"/>
                <w:szCs w:val="22"/>
              </w:rPr>
            </w:pPr>
          </w:p>
        </w:tc>
      </w:tr>
      <w:tr w:rsidR="306FDB17" w:rsidRPr="007F3D5B" w14:paraId="47213252" w14:textId="77777777" w:rsidTr="002460BC">
        <w:tc>
          <w:tcPr>
            <w:tcW w:w="2970" w:type="dxa"/>
          </w:tcPr>
          <w:p w14:paraId="0EDD142C" w14:textId="146230A4" w:rsidR="306FDB17" w:rsidRPr="007F3D5B" w:rsidRDefault="306FDB17" w:rsidP="002460BC">
            <w:pPr>
              <w:rPr>
                <w:rFonts w:ascii="Arial" w:hAnsi="Arial" w:cs="Arial"/>
                <w:sz w:val="22"/>
                <w:szCs w:val="22"/>
              </w:rPr>
            </w:pPr>
            <w:r w:rsidRPr="007F3D5B">
              <w:rPr>
                <w:rFonts w:ascii="Arial" w:hAnsi="Arial" w:cs="Arial"/>
                <w:sz w:val="22"/>
                <w:szCs w:val="22"/>
              </w:rPr>
              <w:t>10x CutSmart Buffer (NEB)</w:t>
            </w:r>
          </w:p>
        </w:tc>
        <w:tc>
          <w:tcPr>
            <w:tcW w:w="900" w:type="dxa"/>
          </w:tcPr>
          <w:p w14:paraId="62F5E6DD" w14:textId="229B9AE7" w:rsidR="62B6621A" w:rsidRPr="007F3D5B" w:rsidRDefault="62B6621A" w:rsidP="002460BC">
            <w:pPr>
              <w:jc w:val="center"/>
              <w:rPr>
                <w:rFonts w:ascii="Arial" w:hAnsi="Arial" w:cs="Arial"/>
                <w:sz w:val="22"/>
                <w:szCs w:val="22"/>
              </w:rPr>
            </w:pPr>
            <w:r w:rsidRPr="007F3D5B">
              <w:rPr>
                <w:rFonts w:ascii="Arial" w:hAnsi="Arial" w:cs="Arial"/>
                <w:sz w:val="22"/>
                <w:szCs w:val="22"/>
              </w:rPr>
              <w:t>6</w:t>
            </w:r>
          </w:p>
        </w:tc>
        <w:tc>
          <w:tcPr>
            <w:tcW w:w="630" w:type="dxa"/>
          </w:tcPr>
          <w:p w14:paraId="61615D95" w14:textId="6316F74E" w:rsidR="306FDB17" w:rsidRPr="007F3D5B" w:rsidRDefault="306FDB17" w:rsidP="002460BC">
            <w:pPr>
              <w:rPr>
                <w:rFonts w:ascii="Arial" w:hAnsi="Arial" w:cs="Arial"/>
                <w:sz w:val="22"/>
                <w:szCs w:val="22"/>
              </w:rPr>
            </w:pPr>
          </w:p>
        </w:tc>
      </w:tr>
      <w:tr w:rsidR="306FDB17" w:rsidRPr="007F3D5B" w14:paraId="059EFBF2" w14:textId="77777777" w:rsidTr="002460BC">
        <w:tc>
          <w:tcPr>
            <w:tcW w:w="2970" w:type="dxa"/>
          </w:tcPr>
          <w:p w14:paraId="69989309" w14:textId="030E72DC" w:rsidR="306FDB17" w:rsidRPr="007F3D5B" w:rsidRDefault="306FDB17" w:rsidP="002460BC">
            <w:pPr>
              <w:rPr>
                <w:rFonts w:ascii="Arial" w:hAnsi="Arial" w:cs="Arial"/>
                <w:sz w:val="22"/>
                <w:szCs w:val="22"/>
              </w:rPr>
            </w:pPr>
            <w:r w:rsidRPr="007F3D5B">
              <w:rPr>
                <w:rFonts w:ascii="Arial" w:hAnsi="Arial" w:cs="Arial"/>
                <w:sz w:val="22"/>
                <w:szCs w:val="22"/>
              </w:rPr>
              <w:t>SacII Enzyme (NEB)</w:t>
            </w:r>
          </w:p>
        </w:tc>
        <w:tc>
          <w:tcPr>
            <w:tcW w:w="900" w:type="dxa"/>
          </w:tcPr>
          <w:p w14:paraId="6F3141ED" w14:textId="78E83B41" w:rsidR="306FDB17" w:rsidRPr="007F3D5B" w:rsidRDefault="306FDB17" w:rsidP="002460BC">
            <w:pPr>
              <w:jc w:val="center"/>
              <w:rPr>
                <w:rFonts w:ascii="Arial" w:hAnsi="Arial" w:cs="Arial"/>
                <w:sz w:val="22"/>
                <w:szCs w:val="22"/>
              </w:rPr>
            </w:pPr>
            <w:r w:rsidRPr="007F3D5B">
              <w:rPr>
                <w:rFonts w:ascii="Arial" w:hAnsi="Arial" w:cs="Arial"/>
                <w:sz w:val="22"/>
                <w:szCs w:val="22"/>
              </w:rPr>
              <w:t>1</w:t>
            </w:r>
          </w:p>
        </w:tc>
        <w:tc>
          <w:tcPr>
            <w:tcW w:w="630" w:type="dxa"/>
          </w:tcPr>
          <w:p w14:paraId="58A973DE" w14:textId="6316F74E" w:rsidR="306FDB17" w:rsidRPr="007F3D5B" w:rsidRDefault="306FDB17" w:rsidP="002460BC">
            <w:pPr>
              <w:rPr>
                <w:rFonts w:ascii="Arial" w:hAnsi="Arial" w:cs="Arial"/>
                <w:sz w:val="22"/>
                <w:szCs w:val="22"/>
              </w:rPr>
            </w:pPr>
          </w:p>
        </w:tc>
      </w:tr>
      <w:tr w:rsidR="306FDB17" w:rsidRPr="007F3D5B" w14:paraId="51A4FE0E" w14:textId="77777777" w:rsidTr="002460BC">
        <w:tc>
          <w:tcPr>
            <w:tcW w:w="2970" w:type="dxa"/>
          </w:tcPr>
          <w:p w14:paraId="0757F806" w14:textId="4A86745A" w:rsidR="306FDB17" w:rsidRPr="007F3D5B" w:rsidRDefault="306FDB17" w:rsidP="002460BC">
            <w:pPr>
              <w:rPr>
                <w:rFonts w:ascii="Arial" w:hAnsi="Arial" w:cs="Arial"/>
                <w:sz w:val="22"/>
                <w:szCs w:val="22"/>
              </w:rPr>
            </w:pPr>
            <w:r w:rsidRPr="007F3D5B">
              <w:rPr>
                <w:rFonts w:ascii="Arial" w:hAnsi="Arial" w:cs="Arial"/>
                <w:sz w:val="22"/>
                <w:szCs w:val="22"/>
              </w:rPr>
              <w:t>RsrII Enzyme (NEB)</w:t>
            </w:r>
          </w:p>
        </w:tc>
        <w:tc>
          <w:tcPr>
            <w:tcW w:w="900" w:type="dxa"/>
          </w:tcPr>
          <w:p w14:paraId="285CBCFF" w14:textId="5F884DFD" w:rsidR="306FDB17" w:rsidRPr="007F3D5B" w:rsidRDefault="306FDB17" w:rsidP="002460BC">
            <w:pPr>
              <w:jc w:val="center"/>
              <w:rPr>
                <w:rFonts w:ascii="Arial" w:hAnsi="Arial" w:cs="Arial"/>
                <w:sz w:val="22"/>
                <w:szCs w:val="22"/>
              </w:rPr>
            </w:pPr>
            <w:r w:rsidRPr="007F3D5B">
              <w:rPr>
                <w:rFonts w:ascii="Arial" w:hAnsi="Arial" w:cs="Arial"/>
                <w:sz w:val="22"/>
                <w:szCs w:val="22"/>
              </w:rPr>
              <w:t>1</w:t>
            </w:r>
          </w:p>
        </w:tc>
        <w:tc>
          <w:tcPr>
            <w:tcW w:w="630" w:type="dxa"/>
          </w:tcPr>
          <w:p w14:paraId="688B0ABD" w14:textId="6316F74E" w:rsidR="306FDB17" w:rsidRPr="007F3D5B" w:rsidRDefault="306FDB17" w:rsidP="002460BC">
            <w:pPr>
              <w:rPr>
                <w:rFonts w:ascii="Arial" w:hAnsi="Arial" w:cs="Arial"/>
                <w:sz w:val="22"/>
                <w:szCs w:val="22"/>
              </w:rPr>
            </w:pPr>
          </w:p>
        </w:tc>
      </w:tr>
      <w:tr w:rsidR="00F9398B" w:rsidRPr="00A82A2C" w14:paraId="7C1395B1" w14:textId="77777777" w:rsidTr="002460BC">
        <w:tc>
          <w:tcPr>
            <w:tcW w:w="2970" w:type="dxa"/>
          </w:tcPr>
          <w:p w14:paraId="3168AB7B" w14:textId="0F6568E9" w:rsidR="00F9398B" w:rsidRPr="00A82A2C" w:rsidRDefault="00F9398B" w:rsidP="002460BC">
            <w:pPr>
              <w:rPr>
                <w:rFonts w:ascii="Arial" w:hAnsi="Arial" w:cs="Arial"/>
                <w:sz w:val="22"/>
                <w:szCs w:val="22"/>
              </w:rPr>
            </w:pPr>
            <w:r w:rsidRPr="00A82A2C">
              <w:rPr>
                <w:rFonts w:ascii="Arial" w:hAnsi="Arial" w:cs="Arial"/>
                <w:sz w:val="22"/>
                <w:szCs w:val="22"/>
              </w:rPr>
              <w:t>BstEII-HF</w:t>
            </w:r>
          </w:p>
        </w:tc>
        <w:tc>
          <w:tcPr>
            <w:tcW w:w="900" w:type="dxa"/>
          </w:tcPr>
          <w:p w14:paraId="178769D9" w14:textId="40766765" w:rsidR="00F9398B" w:rsidRPr="00A82A2C" w:rsidRDefault="00F9398B" w:rsidP="002460BC">
            <w:pPr>
              <w:jc w:val="center"/>
              <w:rPr>
                <w:rFonts w:ascii="Arial" w:hAnsi="Arial" w:cs="Arial"/>
                <w:sz w:val="22"/>
                <w:szCs w:val="22"/>
              </w:rPr>
            </w:pPr>
            <w:r w:rsidRPr="00A82A2C">
              <w:rPr>
                <w:rFonts w:ascii="Arial" w:hAnsi="Arial" w:cs="Arial"/>
                <w:sz w:val="22"/>
                <w:szCs w:val="22"/>
              </w:rPr>
              <w:t>1</w:t>
            </w:r>
          </w:p>
        </w:tc>
        <w:tc>
          <w:tcPr>
            <w:tcW w:w="630" w:type="dxa"/>
          </w:tcPr>
          <w:p w14:paraId="40F46D58" w14:textId="77777777" w:rsidR="00F9398B" w:rsidRPr="00A82A2C" w:rsidRDefault="00F9398B" w:rsidP="002460BC">
            <w:pPr>
              <w:rPr>
                <w:rFonts w:ascii="Arial" w:hAnsi="Arial" w:cs="Arial"/>
                <w:sz w:val="22"/>
                <w:szCs w:val="22"/>
              </w:rPr>
            </w:pPr>
          </w:p>
        </w:tc>
      </w:tr>
      <w:tr w:rsidR="306FDB17" w:rsidRPr="007F3D5B" w14:paraId="74249085" w14:textId="77777777" w:rsidTr="002460BC">
        <w:tc>
          <w:tcPr>
            <w:tcW w:w="2970" w:type="dxa"/>
          </w:tcPr>
          <w:p w14:paraId="30B6471D" w14:textId="33D44692" w:rsidR="306FDB17" w:rsidRPr="007F3D5B" w:rsidRDefault="306FDB17" w:rsidP="002460BC">
            <w:pPr>
              <w:rPr>
                <w:rFonts w:ascii="Arial" w:hAnsi="Arial" w:cs="Arial"/>
                <w:sz w:val="22"/>
                <w:szCs w:val="22"/>
                <w:u w:val="single"/>
              </w:rPr>
            </w:pPr>
            <w:r w:rsidRPr="007F3D5B">
              <w:rPr>
                <w:rFonts w:ascii="Arial" w:hAnsi="Arial" w:cs="Arial"/>
                <w:sz w:val="22"/>
                <w:szCs w:val="22"/>
              </w:rPr>
              <w:t>MBG Water</w:t>
            </w:r>
          </w:p>
        </w:tc>
        <w:tc>
          <w:tcPr>
            <w:tcW w:w="900" w:type="dxa"/>
          </w:tcPr>
          <w:p w14:paraId="6A7F20F6" w14:textId="62586F3A" w:rsidR="7860A545" w:rsidRPr="007F3D5B" w:rsidRDefault="00CB102B" w:rsidP="002460BC">
            <w:pPr>
              <w:jc w:val="center"/>
              <w:rPr>
                <w:rFonts w:ascii="Arial" w:hAnsi="Arial" w:cs="Arial"/>
                <w:sz w:val="22"/>
                <w:szCs w:val="22"/>
              </w:rPr>
            </w:pPr>
            <w:r>
              <w:rPr>
                <w:rFonts w:ascii="Arial" w:hAnsi="Arial" w:cs="Arial"/>
                <w:sz w:val="22"/>
                <w:szCs w:val="22"/>
              </w:rPr>
              <w:t>varies</w:t>
            </w:r>
          </w:p>
        </w:tc>
        <w:tc>
          <w:tcPr>
            <w:tcW w:w="630" w:type="dxa"/>
          </w:tcPr>
          <w:p w14:paraId="22C16DFC" w14:textId="6316F74E" w:rsidR="306FDB17" w:rsidRPr="007F3D5B" w:rsidRDefault="306FDB17" w:rsidP="002460BC">
            <w:pPr>
              <w:rPr>
                <w:rFonts w:ascii="Arial" w:hAnsi="Arial" w:cs="Arial"/>
                <w:sz w:val="22"/>
                <w:szCs w:val="22"/>
              </w:rPr>
            </w:pPr>
          </w:p>
        </w:tc>
      </w:tr>
      <w:tr w:rsidR="306FDB17" w:rsidRPr="007F3D5B" w14:paraId="77A980CE" w14:textId="77777777" w:rsidTr="002460BC">
        <w:tc>
          <w:tcPr>
            <w:tcW w:w="2970" w:type="dxa"/>
          </w:tcPr>
          <w:p w14:paraId="7CC18431" w14:textId="7635E7F5" w:rsidR="306FDB17" w:rsidRPr="002460BC" w:rsidRDefault="306FDB17" w:rsidP="002460BC">
            <w:pPr>
              <w:rPr>
                <w:rFonts w:ascii="Arial" w:hAnsi="Arial" w:cs="Arial"/>
                <w:b/>
                <w:bCs/>
                <w:sz w:val="22"/>
                <w:szCs w:val="22"/>
              </w:rPr>
            </w:pPr>
            <w:r w:rsidRPr="002460BC">
              <w:rPr>
                <w:rFonts w:ascii="Arial" w:hAnsi="Arial" w:cs="Arial"/>
                <w:b/>
                <w:bCs/>
                <w:sz w:val="22"/>
                <w:szCs w:val="22"/>
              </w:rPr>
              <w:t>Total</w:t>
            </w:r>
          </w:p>
        </w:tc>
        <w:tc>
          <w:tcPr>
            <w:tcW w:w="900" w:type="dxa"/>
          </w:tcPr>
          <w:p w14:paraId="018F667E" w14:textId="46A83E57" w:rsidR="54C06568" w:rsidRPr="002460BC" w:rsidRDefault="54C06568" w:rsidP="002460BC">
            <w:pPr>
              <w:jc w:val="center"/>
              <w:rPr>
                <w:rFonts w:ascii="Arial" w:hAnsi="Arial" w:cs="Arial"/>
                <w:b/>
                <w:bCs/>
                <w:sz w:val="22"/>
                <w:szCs w:val="22"/>
              </w:rPr>
            </w:pPr>
            <w:r w:rsidRPr="002460BC">
              <w:rPr>
                <w:rFonts w:ascii="Arial" w:hAnsi="Arial" w:cs="Arial"/>
                <w:b/>
                <w:bCs/>
                <w:sz w:val="22"/>
                <w:szCs w:val="22"/>
              </w:rPr>
              <w:t>6</w:t>
            </w:r>
            <w:r w:rsidR="306FDB17" w:rsidRPr="002460BC">
              <w:rPr>
                <w:rFonts w:ascii="Arial" w:hAnsi="Arial" w:cs="Arial"/>
                <w:b/>
                <w:bCs/>
                <w:sz w:val="22"/>
                <w:szCs w:val="22"/>
              </w:rPr>
              <w:t>0</w:t>
            </w:r>
          </w:p>
        </w:tc>
        <w:tc>
          <w:tcPr>
            <w:tcW w:w="630" w:type="dxa"/>
          </w:tcPr>
          <w:p w14:paraId="0B65B887" w14:textId="6316F74E" w:rsidR="306FDB17" w:rsidRPr="007F3D5B" w:rsidRDefault="306FDB17" w:rsidP="002460BC">
            <w:pPr>
              <w:rPr>
                <w:rFonts w:ascii="Arial" w:hAnsi="Arial" w:cs="Arial"/>
                <w:sz w:val="22"/>
                <w:szCs w:val="22"/>
              </w:rPr>
            </w:pPr>
          </w:p>
        </w:tc>
      </w:tr>
    </w:tbl>
    <w:p w14:paraId="37F74D56" w14:textId="5BC6CF62" w:rsidR="306FDB17" w:rsidRPr="007F3D5B" w:rsidRDefault="002460BC" w:rsidP="00023DD0">
      <w:pPr>
        <w:ind w:left="360" w:firstLine="720"/>
        <w:rPr>
          <w:rFonts w:ascii="Arial" w:hAnsi="Arial" w:cs="Arial"/>
          <w:sz w:val="22"/>
          <w:szCs w:val="22"/>
        </w:rPr>
      </w:pPr>
      <w:r>
        <w:rPr>
          <w:rFonts w:ascii="Arial" w:hAnsi="Arial" w:cs="Arial"/>
          <w:sz w:val="22"/>
          <w:szCs w:val="22"/>
        </w:rPr>
        <w:br w:type="textWrapping" w:clear="all"/>
      </w:r>
    </w:p>
    <w:p w14:paraId="76AAAEDE" w14:textId="77777777" w:rsidR="00E65E11" w:rsidRPr="007F3D5B" w:rsidRDefault="00E65E11" w:rsidP="005413FC">
      <w:pPr>
        <w:pStyle w:val="ListParagraph"/>
        <w:numPr>
          <w:ilvl w:val="0"/>
          <w:numId w:val="15"/>
        </w:numPr>
        <w:spacing w:after="0" w:line="240" w:lineRule="auto"/>
        <w:rPr>
          <w:rFonts w:ascii="Arial" w:hAnsi="Arial" w:cs="Arial"/>
        </w:rPr>
      </w:pPr>
      <w:r w:rsidRPr="007F3D5B">
        <w:rPr>
          <w:rFonts w:ascii="Arial" w:hAnsi="Arial" w:cs="Arial"/>
        </w:rPr>
        <w:t>Digest for 3 hours at 37°C.</w:t>
      </w:r>
    </w:p>
    <w:p w14:paraId="0D037DD0" w14:textId="77777777" w:rsidR="00E65E11" w:rsidRPr="007F3D5B" w:rsidRDefault="00E65E11" w:rsidP="005413FC">
      <w:pPr>
        <w:pStyle w:val="ListParagraph"/>
        <w:numPr>
          <w:ilvl w:val="0"/>
          <w:numId w:val="15"/>
        </w:numPr>
        <w:spacing w:after="0" w:line="240" w:lineRule="auto"/>
        <w:rPr>
          <w:rFonts w:ascii="Arial" w:hAnsi="Arial" w:cs="Arial"/>
        </w:rPr>
      </w:pPr>
      <w:r w:rsidRPr="007F3D5B">
        <w:rPr>
          <w:rFonts w:ascii="Arial" w:hAnsi="Arial" w:cs="Arial"/>
        </w:rPr>
        <w:t>Add 1 µL of CIAP (20 U/µL) to each tube.</w:t>
      </w:r>
    </w:p>
    <w:p w14:paraId="59FE59DF" w14:textId="77777777" w:rsidR="00E65E11" w:rsidRPr="007F3D5B" w:rsidRDefault="00E65E11" w:rsidP="005413FC">
      <w:pPr>
        <w:pStyle w:val="ListParagraph"/>
        <w:numPr>
          <w:ilvl w:val="0"/>
          <w:numId w:val="15"/>
        </w:numPr>
        <w:spacing w:after="0" w:line="240" w:lineRule="auto"/>
        <w:rPr>
          <w:rFonts w:ascii="Arial" w:hAnsi="Arial" w:cs="Arial"/>
        </w:rPr>
      </w:pPr>
      <w:r w:rsidRPr="007F3D5B">
        <w:rPr>
          <w:rFonts w:ascii="Arial" w:hAnsi="Arial" w:cs="Arial"/>
        </w:rPr>
        <w:t>Incubate at 50°C for 15 minutes.</w:t>
      </w:r>
    </w:p>
    <w:p w14:paraId="0DCA9A87" w14:textId="02089AE5" w:rsidR="00E65E11" w:rsidRPr="007F3D5B" w:rsidRDefault="00E65E11" w:rsidP="005413FC">
      <w:pPr>
        <w:pStyle w:val="ListParagraph"/>
        <w:numPr>
          <w:ilvl w:val="0"/>
          <w:numId w:val="15"/>
        </w:numPr>
        <w:spacing w:after="0" w:line="240" w:lineRule="auto"/>
        <w:rPr>
          <w:rFonts w:ascii="Arial" w:hAnsi="Arial" w:cs="Arial"/>
        </w:rPr>
      </w:pPr>
      <w:r w:rsidRPr="007F3D5B">
        <w:rPr>
          <w:rFonts w:ascii="Arial" w:hAnsi="Arial" w:cs="Arial"/>
        </w:rPr>
        <w:t xml:space="preserve">Run digests in </w:t>
      </w:r>
      <w:r w:rsidR="00CB102B">
        <w:rPr>
          <w:rFonts w:ascii="Arial" w:hAnsi="Arial" w:cs="Arial"/>
        </w:rPr>
        <w:t xml:space="preserve">a </w:t>
      </w:r>
      <w:r w:rsidRPr="007F3D5B">
        <w:rPr>
          <w:rFonts w:ascii="Arial" w:hAnsi="Arial" w:cs="Arial"/>
        </w:rPr>
        <w:t xml:space="preserve">1% TAE Agarose Gel for </w:t>
      </w:r>
      <w:r w:rsidR="00CB102B">
        <w:rPr>
          <w:rFonts w:ascii="Arial" w:hAnsi="Arial" w:cs="Arial"/>
        </w:rPr>
        <w:t>70 to 80 minutes at 100V</w:t>
      </w:r>
      <w:r w:rsidRPr="007F3D5B">
        <w:rPr>
          <w:rFonts w:ascii="Arial" w:hAnsi="Arial" w:cs="Arial"/>
        </w:rPr>
        <w:t xml:space="preserve"> (combine tubes into as few wells as possible).</w:t>
      </w:r>
    </w:p>
    <w:p w14:paraId="3096F0B4" w14:textId="5C73C4F5" w:rsidR="00E65E11" w:rsidRPr="007F3D5B" w:rsidRDefault="00E65E11" w:rsidP="005413FC">
      <w:pPr>
        <w:pStyle w:val="ListParagraph"/>
        <w:numPr>
          <w:ilvl w:val="0"/>
          <w:numId w:val="15"/>
        </w:numPr>
        <w:spacing w:after="0" w:line="240" w:lineRule="auto"/>
        <w:rPr>
          <w:rFonts w:ascii="Arial" w:hAnsi="Arial" w:cs="Arial"/>
        </w:rPr>
      </w:pPr>
      <w:r w:rsidRPr="007F3D5B">
        <w:rPr>
          <w:rFonts w:ascii="Arial" w:hAnsi="Arial" w:cs="Arial"/>
        </w:rPr>
        <w:t>Cut largest bands and purify using Q</w:t>
      </w:r>
      <w:r w:rsidR="00CB102B">
        <w:rPr>
          <w:rFonts w:ascii="Arial" w:hAnsi="Arial" w:cs="Arial"/>
        </w:rPr>
        <w:t>IAquick</w:t>
      </w:r>
      <w:r w:rsidRPr="007F3D5B">
        <w:rPr>
          <w:rFonts w:ascii="Arial" w:hAnsi="Arial" w:cs="Arial"/>
        </w:rPr>
        <w:t xml:space="preserve"> Gel </w:t>
      </w:r>
      <w:r w:rsidR="00CB102B">
        <w:rPr>
          <w:rFonts w:ascii="Arial" w:hAnsi="Arial" w:cs="Arial"/>
        </w:rPr>
        <w:t>Extraction</w:t>
      </w:r>
      <w:r w:rsidRPr="007F3D5B">
        <w:rPr>
          <w:rFonts w:ascii="Arial" w:hAnsi="Arial" w:cs="Arial"/>
        </w:rPr>
        <w:t xml:space="preserve"> Kit (use as few columns as possible).</w:t>
      </w:r>
    </w:p>
    <w:p w14:paraId="299D040E" w14:textId="77777777" w:rsidR="00E65E11" w:rsidRPr="007F3D5B" w:rsidRDefault="00E65E11" w:rsidP="005413FC">
      <w:pPr>
        <w:pStyle w:val="ListParagraph"/>
        <w:numPr>
          <w:ilvl w:val="0"/>
          <w:numId w:val="15"/>
        </w:numPr>
        <w:spacing w:after="0" w:line="240" w:lineRule="auto"/>
        <w:rPr>
          <w:rFonts w:ascii="Arial" w:hAnsi="Arial" w:cs="Arial"/>
        </w:rPr>
      </w:pPr>
      <w:r w:rsidRPr="007F3D5B">
        <w:rPr>
          <w:rFonts w:ascii="Arial" w:hAnsi="Arial" w:cs="Arial"/>
        </w:rPr>
        <w:t>Elute each column with 30 µLs MBG water and combine if necessary.</w:t>
      </w:r>
    </w:p>
    <w:p w14:paraId="07B15EB0" w14:textId="01F98097" w:rsidR="00E65E11" w:rsidRPr="007F3D5B" w:rsidRDefault="00E65E11" w:rsidP="005413FC">
      <w:pPr>
        <w:pStyle w:val="ListParagraph"/>
        <w:numPr>
          <w:ilvl w:val="0"/>
          <w:numId w:val="15"/>
        </w:numPr>
        <w:spacing w:after="0" w:line="240" w:lineRule="auto"/>
        <w:rPr>
          <w:rFonts w:ascii="Arial" w:hAnsi="Arial" w:cs="Arial"/>
        </w:rPr>
      </w:pPr>
      <w:r w:rsidRPr="007F3D5B">
        <w:rPr>
          <w:rFonts w:ascii="Arial" w:hAnsi="Arial" w:cs="Arial"/>
        </w:rPr>
        <w:t xml:space="preserve">Quantitate concentration of purified backbone vector using </w:t>
      </w:r>
      <w:r w:rsidR="002460BC" w:rsidRPr="002460BC">
        <w:rPr>
          <w:rFonts w:ascii="Arial" w:hAnsi="Arial" w:cs="Arial"/>
        </w:rPr>
        <w:t>Qubit™ 1x dsDNA HS Assay Kit</w:t>
      </w:r>
      <w:r w:rsidRPr="007F3D5B">
        <w:rPr>
          <w:rFonts w:ascii="Arial" w:hAnsi="Arial" w:cs="Arial"/>
        </w:rPr>
        <w:t>.</w:t>
      </w:r>
    </w:p>
    <w:p w14:paraId="3A8A31FF" w14:textId="77777777" w:rsidR="00E65E11" w:rsidRPr="007F3D5B" w:rsidRDefault="00E65E11" w:rsidP="00023DD0">
      <w:pPr>
        <w:rPr>
          <w:rFonts w:ascii="Arial" w:hAnsi="Arial" w:cs="Arial"/>
          <w:sz w:val="22"/>
          <w:szCs w:val="22"/>
        </w:rPr>
      </w:pPr>
    </w:p>
    <w:p w14:paraId="0DEED085" w14:textId="369B83B1" w:rsidR="00365270" w:rsidRDefault="00E65E11" w:rsidP="005413FC">
      <w:pPr>
        <w:pStyle w:val="ListParagraph"/>
        <w:numPr>
          <w:ilvl w:val="0"/>
          <w:numId w:val="14"/>
        </w:numPr>
        <w:spacing w:after="0" w:line="240" w:lineRule="auto"/>
        <w:ind w:left="360"/>
        <w:rPr>
          <w:rFonts w:ascii="Arial" w:hAnsi="Arial" w:cs="Arial"/>
        </w:rPr>
      </w:pPr>
      <w:r w:rsidRPr="007F3D5B">
        <w:rPr>
          <w:rFonts w:ascii="Arial" w:hAnsi="Arial" w:cs="Arial"/>
        </w:rPr>
        <w:t xml:space="preserve">Set up ligations using the following formula (start with a 3:1 insert to vector ratio and </w:t>
      </w:r>
      <w:r w:rsidR="00CB102B">
        <w:rPr>
          <w:rFonts w:ascii="Arial" w:hAnsi="Arial" w:cs="Arial"/>
        </w:rPr>
        <w:t>100-</w:t>
      </w:r>
      <w:r w:rsidRPr="007F3D5B">
        <w:rPr>
          <w:rFonts w:ascii="Arial" w:hAnsi="Arial" w:cs="Arial"/>
        </w:rPr>
        <w:t>200 ng of vector).  Also set up a negative control reaction (digested vector only, no insert):</w:t>
      </w:r>
    </w:p>
    <w:p w14:paraId="46ABB68A" w14:textId="5937D9EA" w:rsidR="00A82A2C" w:rsidRDefault="00A82A2C" w:rsidP="00023DD0">
      <w:pPr>
        <w:pStyle w:val="ListParagraph"/>
        <w:spacing w:after="0" w:line="240" w:lineRule="auto"/>
        <w:ind w:left="360"/>
        <w:rPr>
          <w:rFonts w:ascii="Arial" w:hAnsi="Arial" w:cs="Arial"/>
        </w:rPr>
      </w:pPr>
    </w:p>
    <w:p w14:paraId="4EAFB8A7" w14:textId="0B0C574F" w:rsidR="00A82A2C" w:rsidRDefault="00A82A2C" w:rsidP="00023DD0">
      <w:pPr>
        <w:pStyle w:val="ListParagraph"/>
        <w:spacing w:after="0" w:line="240" w:lineRule="auto"/>
        <w:ind w:left="360"/>
        <w:rPr>
          <w:rFonts w:ascii="Arial" w:hAnsi="Arial" w:cs="Arial"/>
        </w:rPr>
      </w:pPr>
      <w:r>
        <w:rPr>
          <w:rFonts w:ascii="Arial" w:hAnsi="Arial" w:cs="Arial"/>
        </w:rPr>
        <w:t>Notes:</w:t>
      </w:r>
    </w:p>
    <w:p w14:paraId="5B9F36A3" w14:textId="53F6659B" w:rsidR="00365270" w:rsidRPr="00A82A2C" w:rsidRDefault="00365270" w:rsidP="005413FC">
      <w:pPr>
        <w:pStyle w:val="ListParagraph"/>
        <w:numPr>
          <w:ilvl w:val="2"/>
          <w:numId w:val="14"/>
        </w:numPr>
        <w:spacing w:after="0" w:line="240" w:lineRule="auto"/>
        <w:rPr>
          <w:rFonts w:ascii="Arial" w:hAnsi="Arial" w:cs="Arial"/>
        </w:rPr>
      </w:pPr>
      <w:r w:rsidRPr="00A82A2C">
        <w:rPr>
          <w:rFonts w:ascii="Arial" w:hAnsi="Arial" w:cs="Arial"/>
        </w:rPr>
        <w:t>If your concentrations are not high enough to get the desired amount of insert and vector into the reaction, expand the total volume to 30</w:t>
      </w:r>
      <w:r w:rsidR="008A1F26">
        <w:rPr>
          <w:rFonts w:ascii="Arial" w:hAnsi="Arial" w:cs="Arial"/>
        </w:rPr>
        <w:t xml:space="preserve"> µ</w:t>
      </w:r>
      <w:r w:rsidRPr="00A82A2C">
        <w:rPr>
          <w:rFonts w:ascii="Arial" w:hAnsi="Arial" w:cs="Arial"/>
        </w:rPr>
        <w:t>L</w:t>
      </w:r>
      <w:r w:rsidR="008A1F26">
        <w:rPr>
          <w:rFonts w:ascii="Arial" w:hAnsi="Arial" w:cs="Arial"/>
        </w:rPr>
        <w:t>s</w:t>
      </w:r>
      <w:r w:rsidRPr="00A82A2C">
        <w:rPr>
          <w:rFonts w:ascii="Arial" w:hAnsi="Arial" w:cs="Arial"/>
        </w:rPr>
        <w:t xml:space="preserve"> (bump up the buffer to 6</w:t>
      </w:r>
      <w:r w:rsidR="008A1F26">
        <w:rPr>
          <w:rFonts w:ascii="Arial" w:hAnsi="Arial" w:cs="Arial"/>
        </w:rPr>
        <w:t xml:space="preserve"> µ</w:t>
      </w:r>
      <w:r w:rsidRPr="00A82A2C">
        <w:rPr>
          <w:rFonts w:ascii="Arial" w:hAnsi="Arial" w:cs="Arial"/>
        </w:rPr>
        <w:t>L</w:t>
      </w:r>
      <w:r w:rsidR="008A1F26">
        <w:rPr>
          <w:rFonts w:ascii="Arial" w:hAnsi="Arial" w:cs="Arial"/>
        </w:rPr>
        <w:t>s</w:t>
      </w:r>
      <w:r w:rsidRPr="00A82A2C">
        <w:rPr>
          <w:rFonts w:ascii="Arial" w:hAnsi="Arial" w:cs="Arial"/>
        </w:rPr>
        <w:t xml:space="preserve"> and ligase to 1.5</w:t>
      </w:r>
      <w:r w:rsidR="008A1F26">
        <w:rPr>
          <w:rFonts w:ascii="Arial" w:hAnsi="Arial" w:cs="Arial"/>
        </w:rPr>
        <w:t xml:space="preserve"> µ</w:t>
      </w:r>
      <w:r w:rsidRPr="00A82A2C">
        <w:rPr>
          <w:rFonts w:ascii="Arial" w:hAnsi="Arial" w:cs="Arial"/>
        </w:rPr>
        <w:t>L</w:t>
      </w:r>
      <w:r w:rsidR="008A1F26">
        <w:rPr>
          <w:rFonts w:ascii="Arial" w:hAnsi="Arial" w:cs="Arial"/>
        </w:rPr>
        <w:t>s</w:t>
      </w:r>
      <w:r w:rsidRPr="00A82A2C">
        <w:rPr>
          <w:rFonts w:ascii="Arial" w:hAnsi="Arial" w:cs="Arial"/>
        </w:rPr>
        <w:t>). If you still cannot fit it within the 30</w:t>
      </w:r>
      <w:r w:rsidR="008A1F26">
        <w:rPr>
          <w:rFonts w:ascii="Arial" w:hAnsi="Arial" w:cs="Arial"/>
        </w:rPr>
        <w:t xml:space="preserve"> µ</w:t>
      </w:r>
      <w:r w:rsidRPr="00A82A2C">
        <w:rPr>
          <w:rFonts w:ascii="Arial" w:hAnsi="Arial" w:cs="Arial"/>
        </w:rPr>
        <w:t>L volume, bring down the ng of vector until the math works out.</w:t>
      </w:r>
    </w:p>
    <w:p w14:paraId="4A6A9540" w14:textId="3503B0B2" w:rsidR="00A82A2C" w:rsidRPr="002460BC" w:rsidRDefault="00365270" w:rsidP="00023DD0">
      <w:pPr>
        <w:pStyle w:val="ListParagraph"/>
        <w:numPr>
          <w:ilvl w:val="2"/>
          <w:numId w:val="14"/>
        </w:numPr>
        <w:spacing w:after="0" w:line="240" w:lineRule="auto"/>
        <w:rPr>
          <w:rFonts w:ascii="Arial" w:hAnsi="Arial" w:cs="Arial"/>
        </w:rPr>
      </w:pPr>
      <w:r w:rsidRPr="00A82A2C">
        <w:rPr>
          <w:rFonts w:ascii="Arial" w:hAnsi="Arial" w:cs="Arial"/>
        </w:rPr>
        <w:t>We have both Invitrogen and NEB brand ligase. Make sure you match the brand of ligase buffer to the brand of the ligase.</w:t>
      </w:r>
    </w:p>
    <w:p w14:paraId="7B962698" w14:textId="264A9D83" w:rsidR="00E65E11" w:rsidRPr="007F3D5B" w:rsidRDefault="00E65E11" w:rsidP="00023DD0">
      <w:pPr>
        <w:pStyle w:val="ListParagraph"/>
        <w:spacing w:after="0" w:line="240" w:lineRule="auto"/>
        <w:ind w:left="3240"/>
        <w:rPr>
          <w:rFonts w:ascii="Arial" w:hAnsi="Arial" w:cs="Arial"/>
        </w:rPr>
      </w:pPr>
      <w:r w:rsidRPr="007F3D5B">
        <w:rPr>
          <w:rFonts w:ascii="Arial" w:hAnsi="Arial" w:cs="Arial"/>
        </w:rPr>
        <w:t xml:space="preserve">      </w:t>
      </w:r>
      <w:r w:rsidR="00CB102B">
        <w:rPr>
          <w:rFonts w:ascii="Arial" w:hAnsi="Arial" w:cs="Arial"/>
        </w:rPr>
        <w:t xml:space="preserve">      </w:t>
      </w:r>
      <w:r w:rsidRPr="007F3D5B">
        <w:rPr>
          <w:rFonts w:ascii="Arial" w:hAnsi="Arial" w:cs="Arial"/>
        </w:rPr>
        <w:t>(ratio)</w:t>
      </w:r>
    </w:p>
    <w:p w14:paraId="4A538AB5" w14:textId="77777777" w:rsidR="00E65E11" w:rsidRPr="007F3D5B" w:rsidRDefault="00E65E11" w:rsidP="00023DD0">
      <w:pPr>
        <w:pStyle w:val="ListParagraph"/>
        <w:spacing w:after="0" w:line="240" w:lineRule="auto"/>
        <w:ind w:left="1080"/>
        <w:rPr>
          <w:rFonts w:ascii="Arial" w:hAnsi="Arial" w:cs="Arial"/>
        </w:rPr>
      </w:pPr>
      <w:r w:rsidRPr="007F3D5B">
        <w:rPr>
          <w:rFonts w:ascii="Arial" w:hAnsi="Arial" w:cs="Arial"/>
          <w:u w:val="single"/>
        </w:rPr>
        <w:t>ng of vector x kb of insert</w:t>
      </w:r>
      <w:r w:rsidRPr="007F3D5B">
        <w:rPr>
          <w:rFonts w:ascii="Arial" w:hAnsi="Arial" w:cs="Arial"/>
        </w:rPr>
        <w:t xml:space="preserve">   x   </w:t>
      </w:r>
      <w:r w:rsidRPr="007F3D5B">
        <w:rPr>
          <w:rFonts w:ascii="Arial" w:hAnsi="Arial" w:cs="Arial"/>
          <w:u w:val="single"/>
        </w:rPr>
        <w:t>insert</w:t>
      </w:r>
      <w:r w:rsidRPr="007F3D5B">
        <w:rPr>
          <w:rFonts w:ascii="Arial" w:hAnsi="Arial" w:cs="Arial"/>
        </w:rPr>
        <w:t xml:space="preserve">   =   ng of insert to use</w:t>
      </w:r>
    </w:p>
    <w:p w14:paraId="01FD1467" w14:textId="635FA88C" w:rsidR="00E65E11" w:rsidRPr="007F3D5B" w:rsidRDefault="00E65E11" w:rsidP="00023DD0">
      <w:pPr>
        <w:pStyle w:val="ListParagraph"/>
        <w:spacing w:after="0" w:line="240" w:lineRule="auto"/>
        <w:ind w:left="1080"/>
        <w:rPr>
          <w:rFonts w:ascii="Arial" w:hAnsi="Arial" w:cs="Arial"/>
        </w:rPr>
      </w:pPr>
      <w:r w:rsidRPr="007F3D5B">
        <w:rPr>
          <w:rFonts w:ascii="Arial" w:hAnsi="Arial" w:cs="Arial"/>
        </w:rPr>
        <w:t xml:space="preserve">           </w:t>
      </w:r>
      <w:r w:rsidR="00CB102B">
        <w:rPr>
          <w:rFonts w:ascii="Arial" w:hAnsi="Arial" w:cs="Arial"/>
        </w:rPr>
        <w:t xml:space="preserve"> </w:t>
      </w:r>
      <w:r w:rsidRPr="007F3D5B">
        <w:rPr>
          <w:rFonts w:ascii="Arial" w:hAnsi="Arial" w:cs="Arial"/>
        </w:rPr>
        <w:t>kb of vector</w:t>
      </w:r>
      <w:r w:rsidRPr="007F3D5B">
        <w:rPr>
          <w:rFonts w:ascii="Arial" w:hAnsi="Arial" w:cs="Arial"/>
        </w:rPr>
        <w:tab/>
        <w:t xml:space="preserve">      vector</w:t>
      </w:r>
    </w:p>
    <w:p w14:paraId="6504744E" w14:textId="1E4F544E" w:rsidR="00E65E11" w:rsidRDefault="00E65E11" w:rsidP="00023DD0">
      <w:pPr>
        <w:pStyle w:val="ListParagraph"/>
        <w:spacing w:after="0" w:line="240" w:lineRule="auto"/>
        <w:ind w:left="1080"/>
        <w:rPr>
          <w:rFonts w:ascii="Arial" w:hAnsi="Arial" w:cs="Arial"/>
        </w:rPr>
      </w:pPr>
    </w:p>
    <w:p w14:paraId="6461FB11" w14:textId="77777777" w:rsidR="00F614C0" w:rsidRPr="007F3D5B" w:rsidRDefault="00F614C0" w:rsidP="00023DD0">
      <w:pPr>
        <w:pStyle w:val="ListParagraph"/>
        <w:spacing w:after="0" w:line="240" w:lineRule="auto"/>
        <w:ind w:left="1080"/>
        <w:rPr>
          <w:rFonts w:ascii="Arial" w:hAnsi="Arial" w:cs="Arial"/>
        </w:rPr>
      </w:pPr>
    </w:p>
    <w:p w14:paraId="76EEB9B7" w14:textId="77777777" w:rsidR="00E65E11" w:rsidRPr="007F3D5B" w:rsidRDefault="00E65E11" w:rsidP="00023DD0">
      <w:pPr>
        <w:pStyle w:val="ListParagraph"/>
        <w:spacing w:after="0" w:line="240" w:lineRule="auto"/>
        <w:ind w:left="1080"/>
        <w:rPr>
          <w:rFonts w:ascii="Arial" w:hAnsi="Arial" w:cs="Arial"/>
        </w:rPr>
      </w:pPr>
      <w:r w:rsidRPr="007F3D5B">
        <w:rPr>
          <w:rFonts w:ascii="Arial" w:hAnsi="Arial" w:cs="Arial"/>
        </w:rPr>
        <w:t xml:space="preserve">Example:  </w:t>
      </w:r>
      <w:r w:rsidRPr="007F3D5B">
        <w:rPr>
          <w:rFonts w:ascii="Arial" w:hAnsi="Arial" w:cs="Arial"/>
          <w:u w:val="single"/>
        </w:rPr>
        <w:t>200 ng x 1.3 kb</w:t>
      </w:r>
      <w:r w:rsidRPr="007F3D5B">
        <w:rPr>
          <w:rFonts w:ascii="Arial" w:hAnsi="Arial" w:cs="Arial"/>
        </w:rPr>
        <w:t xml:space="preserve">   x   </w:t>
      </w:r>
      <w:r w:rsidRPr="007F3D5B">
        <w:rPr>
          <w:rFonts w:ascii="Arial" w:hAnsi="Arial" w:cs="Arial"/>
          <w:u w:val="single"/>
        </w:rPr>
        <w:t>3</w:t>
      </w:r>
      <w:r w:rsidRPr="007F3D5B">
        <w:rPr>
          <w:rFonts w:ascii="Arial" w:hAnsi="Arial" w:cs="Arial"/>
        </w:rPr>
        <w:t xml:space="preserve">   =   104 ng</w:t>
      </w:r>
    </w:p>
    <w:p w14:paraId="3F57891B" w14:textId="76F255B6" w:rsidR="00E65E11" w:rsidRPr="007F3D5B" w:rsidRDefault="00E65E11" w:rsidP="00023DD0">
      <w:pPr>
        <w:pStyle w:val="ListParagraph"/>
        <w:spacing w:after="0" w:line="240" w:lineRule="auto"/>
        <w:ind w:left="1080"/>
        <w:rPr>
          <w:rFonts w:ascii="Arial" w:hAnsi="Arial" w:cs="Arial"/>
        </w:rPr>
      </w:pPr>
      <w:r w:rsidRPr="007F3D5B">
        <w:rPr>
          <w:rFonts w:ascii="Arial" w:hAnsi="Arial" w:cs="Arial"/>
        </w:rPr>
        <w:tab/>
        <w:t xml:space="preserve">           </w:t>
      </w:r>
      <w:r w:rsidR="00CB102B">
        <w:rPr>
          <w:rFonts w:ascii="Arial" w:hAnsi="Arial" w:cs="Arial"/>
        </w:rPr>
        <w:t xml:space="preserve">      </w:t>
      </w:r>
      <w:r w:rsidRPr="007F3D5B">
        <w:rPr>
          <w:rFonts w:ascii="Arial" w:hAnsi="Arial" w:cs="Arial"/>
        </w:rPr>
        <w:t xml:space="preserve">7.5 kb               </w:t>
      </w:r>
      <w:r w:rsidR="00CB102B">
        <w:rPr>
          <w:rFonts w:ascii="Arial" w:hAnsi="Arial" w:cs="Arial"/>
        </w:rPr>
        <w:t xml:space="preserve">  </w:t>
      </w:r>
      <w:r w:rsidRPr="007F3D5B">
        <w:rPr>
          <w:rFonts w:ascii="Arial" w:hAnsi="Arial" w:cs="Arial"/>
        </w:rPr>
        <w:t>1</w:t>
      </w:r>
    </w:p>
    <w:p w14:paraId="2C038699" w14:textId="77777777" w:rsidR="00F614C0" w:rsidRPr="007F3D5B" w:rsidRDefault="00F614C0" w:rsidP="002460BC">
      <w:pPr>
        <w:rPr>
          <w:rFonts w:ascii="Arial" w:hAnsi="Arial" w:cs="Arial"/>
        </w:rPr>
      </w:pPr>
    </w:p>
    <w:tbl>
      <w:tblPr>
        <w:tblStyle w:val="TableGrid"/>
        <w:tblW w:w="0" w:type="auto"/>
        <w:tblInd w:w="360" w:type="dxa"/>
        <w:tblLayout w:type="fixed"/>
        <w:tblLook w:val="06A0" w:firstRow="1" w:lastRow="0" w:firstColumn="1" w:lastColumn="0" w:noHBand="1" w:noVBand="1"/>
      </w:tblPr>
      <w:tblGrid>
        <w:gridCol w:w="5035"/>
        <w:gridCol w:w="900"/>
        <w:gridCol w:w="810"/>
      </w:tblGrid>
      <w:tr w:rsidR="306FDB17" w:rsidRPr="007F3D5B" w14:paraId="28B2CC50" w14:textId="77777777" w:rsidTr="00237D39">
        <w:tc>
          <w:tcPr>
            <w:tcW w:w="5035" w:type="dxa"/>
          </w:tcPr>
          <w:p w14:paraId="62ABFC45" w14:textId="4462A592" w:rsidR="306FDB17" w:rsidRPr="007F3D5B" w:rsidRDefault="306FDB17" w:rsidP="00023DD0">
            <w:pPr>
              <w:rPr>
                <w:rFonts w:ascii="Arial" w:hAnsi="Arial" w:cs="Arial"/>
                <w:b/>
                <w:bCs/>
                <w:sz w:val="22"/>
                <w:szCs w:val="22"/>
              </w:rPr>
            </w:pPr>
            <w:r w:rsidRPr="007F3D5B">
              <w:rPr>
                <w:rFonts w:ascii="Arial" w:hAnsi="Arial" w:cs="Arial"/>
                <w:b/>
                <w:bCs/>
                <w:sz w:val="22"/>
                <w:szCs w:val="22"/>
              </w:rPr>
              <w:t>Component</w:t>
            </w:r>
          </w:p>
        </w:tc>
        <w:tc>
          <w:tcPr>
            <w:tcW w:w="900" w:type="dxa"/>
          </w:tcPr>
          <w:p w14:paraId="75330DD2" w14:textId="02390AD8" w:rsidR="306FDB17" w:rsidRPr="007F3D5B" w:rsidRDefault="306FDB17" w:rsidP="00023DD0">
            <w:pPr>
              <w:rPr>
                <w:rFonts w:ascii="Arial" w:hAnsi="Arial" w:cs="Arial"/>
                <w:b/>
                <w:bCs/>
                <w:sz w:val="22"/>
                <w:szCs w:val="22"/>
              </w:rPr>
            </w:pPr>
            <w:r w:rsidRPr="007F3D5B">
              <w:rPr>
                <w:rFonts w:ascii="Arial" w:hAnsi="Arial" w:cs="Arial"/>
                <w:b/>
                <w:bCs/>
                <w:sz w:val="22"/>
                <w:szCs w:val="22"/>
              </w:rPr>
              <w:t>1X</w:t>
            </w:r>
          </w:p>
        </w:tc>
        <w:tc>
          <w:tcPr>
            <w:tcW w:w="810" w:type="dxa"/>
          </w:tcPr>
          <w:p w14:paraId="3E7DFD2D" w14:textId="49CEF9F8" w:rsidR="306FDB17" w:rsidRPr="007F3D5B" w:rsidRDefault="306FDB17" w:rsidP="00023DD0">
            <w:pPr>
              <w:rPr>
                <w:rFonts w:ascii="Arial" w:hAnsi="Arial" w:cs="Arial"/>
                <w:b/>
                <w:bCs/>
                <w:sz w:val="22"/>
                <w:szCs w:val="22"/>
              </w:rPr>
            </w:pPr>
            <w:r w:rsidRPr="007F3D5B">
              <w:rPr>
                <w:rFonts w:ascii="Arial" w:hAnsi="Arial" w:cs="Arial"/>
                <w:b/>
                <w:bCs/>
                <w:sz w:val="22"/>
                <w:szCs w:val="22"/>
              </w:rPr>
              <w:t>_X</w:t>
            </w:r>
          </w:p>
        </w:tc>
      </w:tr>
      <w:tr w:rsidR="306FDB17" w:rsidRPr="007F3D5B" w14:paraId="478D9466" w14:textId="77777777" w:rsidTr="00237D39">
        <w:tc>
          <w:tcPr>
            <w:tcW w:w="5035" w:type="dxa"/>
          </w:tcPr>
          <w:p w14:paraId="0E616412" w14:textId="68B17CD6" w:rsidR="049DA575" w:rsidRPr="007F3D5B" w:rsidRDefault="049DA575" w:rsidP="00023DD0">
            <w:pPr>
              <w:rPr>
                <w:rFonts w:ascii="Arial" w:hAnsi="Arial" w:cs="Arial"/>
              </w:rPr>
            </w:pPr>
            <w:r w:rsidRPr="007F3D5B">
              <w:rPr>
                <w:rFonts w:ascii="Arial" w:hAnsi="Arial" w:cs="Arial"/>
              </w:rPr>
              <w:t>5x T4 DNA Ligase Buffer</w:t>
            </w:r>
            <w:r w:rsidR="00237D39">
              <w:rPr>
                <w:rFonts w:ascii="Arial" w:hAnsi="Arial" w:cs="Arial"/>
              </w:rPr>
              <w:t xml:space="preserve"> (comes with ligase)</w:t>
            </w:r>
          </w:p>
        </w:tc>
        <w:tc>
          <w:tcPr>
            <w:tcW w:w="900" w:type="dxa"/>
          </w:tcPr>
          <w:p w14:paraId="7D2B56C7" w14:textId="022C6E8D" w:rsidR="049DA575" w:rsidRPr="007F3D5B" w:rsidRDefault="049DA575" w:rsidP="00023DD0">
            <w:pPr>
              <w:rPr>
                <w:rFonts w:ascii="Arial" w:hAnsi="Arial" w:cs="Arial"/>
                <w:sz w:val="22"/>
                <w:szCs w:val="22"/>
              </w:rPr>
            </w:pPr>
            <w:r w:rsidRPr="007F3D5B">
              <w:rPr>
                <w:rFonts w:ascii="Arial" w:hAnsi="Arial" w:cs="Arial"/>
                <w:sz w:val="22"/>
                <w:szCs w:val="22"/>
              </w:rPr>
              <w:t>4</w:t>
            </w:r>
            <w:r w:rsidR="306FDB17" w:rsidRPr="007F3D5B">
              <w:rPr>
                <w:rFonts w:ascii="Arial" w:hAnsi="Arial" w:cs="Arial"/>
                <w:sz w:val="22"/>
                <w:szCs w:val="22"/>
              </w:rPr>
              <w:t xml:space="preserve"> µL</w:t>
            </w:r>
          </w:p>
        </w:tc>
        <w:tc>
          <w:tcPr>
            <w:tcW w:w="810" w:type="dxa"/>
          </w:tcPr>
          <w:p w14:paraId="28821E72" w14:textId="6316F74E" w:rsidR="306FDB17" w:rsidRPr="007F3D5B" w:rsidRDefault="306FDB17" w:rsidP="00023DD0">
            <w:pPr>
              <w:rPr>
                <w:rFonts w:ascii="Arial" w:hAnsi="Arial" w:cs="Arial"/>
                <w:sz w:val="22"/>
                <w:szCs w:val="22"/>
              </w:rPr>
            </w:pPr>
          </w:p>
        </w:tc>
      </w:tr>
      <w:tr w:rsidR="306FDB17" w:rsidRPr="007F3D5B" w14:paraId="365CBDE0" w14:textId="77777777" w:rsidTr="00237D39">
        <w:tc>
          <w:tcPr>
            <w:tcW w:w="5035" w:type="dxa"/>
          </w:tcPr>
          <w:p w14:paraId="60B02829" w14:textId="59D2E458" w:rsidR="073F43D8" w:rsidRPr="007F3D5B" w:rsidRDefault="073F43D8" w:rsidP="00023DD0">
            <w:pPr>
              <w:rPr>
                <w:rFonts w:ascii="Arial" w:hAnsi="Arial" w:cs="Arial"/>
                <w:sz w:val="22"/>
                <w:szCs w:val="22"/>
              </w:rPr>
            </w:pPr>
            <w:r w:rsidRPr="007F3D5B">
              <w:rPr>
                <w:rFonts w:ascii="Arial" w:hAnsi="Arial" w:cs="Arial"/>
                <w:sz w:val="22"/>
                <w:szCs w:val="22"/>
              </w:rPr>
              <w:t>Insert</w:t>
            </w:r>
          </w:p>
        </w:tc>
        <w:tc>
          <w:tcPr>
            <w:tcW w:w="900" w:type="dxa"/>
          </w:tcPr>
          <w:p w14:paraId="7B0F7B3F" w14:textId="4757C907" w:rsidR="073F43D8" w:rsidRPr="007F3D5B" w:rsidRDefault="073F43D8" w:rsidP="00023DD0">
            <w:pPr>
              <w:rPr>
                <w:rFonts w:ascii="Arial" w:hAnsi="Arial" w:cs="Arial"/>
                <w:sz w:val="22"/>
                <w:szCs w:val="22"/>
              </w:rPr>
            </w:pPr>
            <w:r w:rsidRPr="007F3D5B">
              <w:rPr>
                <w:rFonts w:ascii="Arial" w:hAnsi="Arial" w:cs="Arial"/>
                <w:sz w:val="22"/>
                <w:szCs w:val="22"/>
              </w:rPr>
              <w:t>Varies</w:t>
            </w:r>
          </w:p>
        </w:tc>
        <w:tc>
          <w:tcPr>
            <w:tcW w:w="810" w:type="dxa"/>
          </w:tcPr>
          <w:p w14:paraId="29EC8BB8" w14:textId="6316F74E" w:rsidR="306FDB17" w:rsidRPr="007F3D5B" w:rsidRDefault="306FDB17" w:rsidP="00023DD0">
            <w:pPr>
              <w:rPr>
                <w:rFonts w:ascii="Arial" w:hAnsi="Arial" w:cs="Arial"/>
                <w:sz w:val="22"/>
                <w:szCs w:val="22"/>
              </w:rPr>
            </w:pPr>
          </w:p>
        </w:tc>
      </w:tr>
      <w:tr w:rsidR="306FDB17" w:rsidRPr="007F3D5B" w14:paraId="447E945B" w14:textId="77777777" w:rsidTr="00237D39">
        <w:tc>
          <w:tcPr>
            <w:tcW w:w="5035" w:type="dxa"/>
          </w:tcPr>
          <w:p w14:paraId="6A218E5F" w14:textId="2143F64A" w:rsidR="073F43D8" w:rsidRPr="007F3D5B" w:rsidRDefault="073F43D8" w:rsidP="00023DD0">
            <w:pPr>
              <w:rPr>
                <w:rFonts w:ascii="Arial" w:hAnsi="Arial" w:cs="Arial"/>
                <w:sz w:val="22"/>
                <w:szCs w:val="22"/>
              </w:rPr>
            </w:pPr>
            <w:r w:rsidRPr="007F3D5B">
              <w:rPr>
                <w:rFonts w:ascii="Arial" w:hAnsi="Arial" w:cs="Arial"/>
                <w:sz w:val="22"/>
                <w:szCs w:val="22"/>
              </w:rPr>
              <w:t>Vector</w:t>
            </w:r>
          </w:p>
        </w:tc>
        <w:tc>
          <w:tcPr>
            <w:tcW w:w="900" w:type="dxa"/>
          </w:tcPr>
          <w:p w14:paraId="43C9E6A3" w14:textId="3575F4D3" w:rsidR="073F43D8" w:rsidRPr="007F3D5B" w:rsidRDefault="073F43D8" w:rsidP="00023DD0">
            <w:pPr>
              <w:rPr>
                <w:rFonts w:ascii="Arial" w:hAnsi="Arial" w:cs="Arial"/>
                <w:sz w:val="22"/>
                <w:szCs w:val="22"/>
              </w:rPr>
            </w:pPr>
            <w:r w:rsidRPr="007F3D5B">
              <w:rPr>
                <w:rFonts w:ascii="Arial" w:hAnsi="Arial" w:cs="Arial"/>
                <w:sz w:val="22"/>
                <w:szCs w:val="22"/>
              </w:rPr>
              <w:t>Varies</w:t>
            </w:r>
          </w:p>
        </w:tc>
        <w:tc>
          <w:tcPr>
            <w:tcW w:w="810" w:type="dxa"/>
          </w:tcPr>
          <w:p w14:paraId="2BF55FDA" w14:textId="6316F74E" w:rsidR="306FDB17" w:rsidRPr="007F3D5B" w:rsidRDefault="306FDB17" w:rsidP="00023DD0">
            <w:pPr>
              <w:rPr>
                <w:rFonts w:ascii="Arial" w:hAnsi="Arial" w:cs="Arial"/>
                <w:sz w:val="22"/>
                <w:szCs w:val="22"/>
              </w:rPr>
            </w:pPr>
          </w:p>
        </w:tc>
      </w:tr>
      <w:tr w:rsidR="306FDB17" w:rsidRPr="007F3D5B" w14:paraId="7A0347D5" w14:textId="77777777" w:rsidTr="00237D39">
        <w:tc>
          <w:tcPr>
            <w:tcW w:w="5035" w:type="dxa"/>
          </w:tcPr>
          <w:p w14:paraId="3D6BF219" w14:textId="6BB8A676" w:rsidR="073F43D8" w:rsidRPr="007F3D5B" w:rsidRDefault="073F43D8" w:rsidP="00023DD0">
            <w:pPr>
              <w:rPr>
                <w:rFonts w:ascii="Arial" w:hAnsi="Arial" w:cs="Arial"/>
              </w:rPr>
            </w:pPr>
            <w:r w:rsidRPr="007F3D5B">
              <w:rPr>
                <w:rFonts w:ascii="Arial" w:hAnsi="Arial" w:cs="Arial"/>
              </w:rPr>
              <w:t>T4 DNA Ligase (5 U/µL)</w:t>
            </w:r>
          </w:p>
        </w:tc>
        <w:tc>
          <w:tcPr>
            <w:tcW w:w="900" w:type="dxa"/>
          </w:tcPr>
          <w:p w14:paraId="5D0A2DBB" w14:textId="0D84A1B2" w:rsidR="306FDB17" w:rsidRPr="007F3D5B" w:rsidRDefault="306FDB17" w:rsidP="00023DD0">
            <w:pPr>
              <w:rPr>
                <w:rFonts w:ascii="Arial" w:hAnsi="Arial" w:cs="Arial"/>
                <w:sz w:val="22"/>
                <w:szCs w:val="22"/>
              </w:rPr>
            </w:pPr>
            <w:r w:rsidRPr="007F3D5B">
              <w:rPr>
                <w:rFonts w:ascii="Arial" w:hAnsi="Arial" w:cs="Arial"/>
                <w:sz w:val="22"/>
                <w:szCs w:val="22"/>
              </w:rPr>
              <w:t>1 µL</w:t>
            </w:r>
          </w:p>
        </w:tc>
        <w:tc>
          <w:tcPr>
            <w:tcW w:w="810" w:type="dxa"/>
          </w:tcPr>
          <w:p w14:paraId="2D497F83" w14:textId="6316F74E" w:rsidR="306FDB17" w:rsidRPr="007F3D5B" w:rsidRDefault="306FDB17" w:rsidP="00023DD0">
            <w:pPr>
              <w:rPr>
                <w:rFonts w:ascii="Arial" w:hAnsi="Arial" w:cs="Arial"/>
                <w:sz w:val="22"/>
                <w:szCs w:val="22"/>
              </w:rPr>
            </w:pPr>
          </w:p>
        </w:tc>
      </w:tr>
      <w:tr w:rsidR="306FDB17" w:rsidRPr="007F3D5B" w14:paraId="019562A6" w14:textId="77777777" w:rsidTr="00237D39">
        <w:tc>
          <w:tcPr>
            <w:tcW w:w="5035" w:type="dxa"/>
          </w:tcPr>
          <w:p w14:paraId="39E56102" w14:textId="33D44692" w:rsidR="306FDB17" w:rsidRPr="007F3D5B" w:rsidRDefault="306FDB17" w:rsidP="00023DD0">
            <w:pPr>
              <w:rPr>
                <w:rFonts w:ascii="Arial" w:hAnsi="Arial" w:cs="Arial"/>
                <w:sz w:val="22"/>
                <w:szCs w:val="22"/>
                <w:u w:val="single"/>
              </w:rPr>
            </w:pPr>
            <w:r w:rsidRPr="007F3D5B">
              <w:rPr>
                <w:rFonts w:ascii="Arial" w:hAnsi="Arial" w:cs="Arial"/>
                <w:sz w:val="22"/>
                <w:szCs w:val="22"/>
              </w:rPr>
              <w:t>MBG Water</w:t>
            </w:r>
          </w:p>
        </w:tc>
        <w:tc>
          <w:tcPr>
            <w:tcW w:w="900" w:type="dxa"/>
          </w:tcPr>
          <w:p w14:paraId="1F4AFF4E" w14:textId="05FA622D" w:rsidR="4829F90D" w:rsidRPr="00CB102B" w:rsidRDefault="4829F90D" w:rsidP="00023DD0">
            <w:pPr>
              <w:rPr>
                <w:rFonts w:ascii="Arial" w:hAnsi="Arial" w:cs="Arial"/>
                <w:sz w:val="22"/>
                <w:szCs w:val="22"/>
              </w:rPr>
            </w:pPr>
            <w:r w:rsidRPr="00CB102B">
              <w:rPr>
                <w:rFonts w:ascii="Arial" w:hAnsi="Arial" w:cs="Arial"/>
                <w:sz w:val="22"/>
                <w:szCs w:val="22"/>
              </w:rPr>
              <w:t>Varies</w:t>
            </w:r>
          </w:p>
        </w:tc>
        <w:tc>
          <w:tcPr>
            <w:tcW w:w="810" w:type="dxa"/>
          </w:tcPr>
          <w:p w14:paraId="79C80578" w14:textId="6316F74E" w:rsidR="306FDB17" w:rsidRPr="007F3D5B" w:rsidRDefault="306FDB17" w:rsidP="00023DD0">
            <w:pPr>
              <w:rPr>
                <w:rFonts w:ascii="Arial" w:hAnsi="Arial" w:cs="Arial"/>
                <w:sz w:val="22"/>
                <w:szCs w:val="22"/>
              </w:rPr>
            </w:pPr>
          </w:p>
        </w:tc>
      </w:tr>
      <w:tr w:rsidR="306FDB17" w:rsidRPr="007F3D5B" w14:paraId="0C4D1574" w14:textId="77777777" w:rsidTr="00237D39">
        <w:tc>
          <w:tcPr>
            <w:tcW w:w="5035" w:type="dxa"/>
          </w:tcPr>
          <w:p w14:paraId="184FD7EC" w14:textId="7635E7F5" w:rsidR="306FDB17" w:rsidRPr="002460BC" w:rsidRDefault="306FDB17" w:rsidP="00023DD0">
            <w:pPr>
              <w:rPr>
                <w:rFonts w:ascii="Arial" w:hAnsi="Arial" w:cs="Arial"/>
                <w:b/>
                <w:bCs/>
                <w:sz w:val="22"/>
                <w:szCs w:val="22"/>
              </w:rPr>
            </w:pPr>
            <w:r w:rsidRPr="002460BC">
              <w:rPr>
                <w:rFonts w:ascii="Arial" w:hAnsi="Arial" w:cs="Arial"/>
                <w:b/>
                <w:bCs/>
                <w:sz w:val="22"/>
                <w:szCs w:val="22"/>
              </w:rPr>
              <w:t>Total</w:t>
            </w:r>
          </w:p>
        </w:tc>
        <w:tc>
          <w:tcPr>
            <w:tcW w:w="900" w:type="dxa"/>
          </w:tcPr>
          <w:p w14:paraId="6293F7CE" w14:textId="131503DD" w:rsidR="274C81AE" w:rsidRPr="002460BC" w:rsidRDefault="274C81AE" w:rsidP="00023DD0">
            <w:pPr>
              <w:rPr>
                <w:rFonts w:ascii="Arial" w:hAnsi="Arial" w:cs="Arial"/>
                <w:b/>
                <w:bCs/>
                <w:sz w:val="22"/>
                <w:szCs w:val="22"/>
              </w:rPr>
            </w:pPr>
            <w:r w:rsidRPr="002460BC">
              <w:rPr>
                <w:rFonts w:ascii="Arial" w:hAnsi="Arial" w:cs="Arial"/>
                <w:b/>
                <w:bCs/>
                <w:sz w:val="22"/>
                <w:szCs w:val="22"/>
              </w:rPr>
              <w:t>2</w:t>
            </w:r>
            <w:r w:rsidR="306FDB17" w:rsidRPr="002460BC">
              <w:rPr>
                <w:rFonts w:ascii="Arial" w:hAnsi="Arial" w:cs="Arial"/>
                <w:b/>
                <w:bCs/>
                <w:sz w:val="22"/>
                <w:szCs w:val="22"/>
              </w:rPr>
              <w:t>0 µL</w:t>
            </w:r>
          </w:p>
        </w:tc>
        <w:tc>
          <w:tcPr>
            <w:tcW w:w="810" w:type="dxa"/>
          </w:tcPr>
          <w:p w14:paraId="20AD8A90" w14:textId="6316F74E" w:rsidR="306FDB17" w:rsidRPr="007F3D5B" w:rsidRDefault="306FDB17" w:rsidP="00023DD0">
            <w:pPr>
              <w:rPr>
                <w:rFonts w:ascii="Arial" w:hAnsi="Arial" w:cs="Arial"/>
                <w:sz w:val="22"/>
                <w:szCs w:val="22"/>
              </w:rPr>
            </w:pPr>
          </w:p>
        </w:tc>
      </w:tr>
    </w:tbl>
    <w:p w14:paraId="6487047F" w14:textId="16C5F736" w:rsidR="306FDB17" w:rsidRPr="007F3D5B" w:rsidRDefault="306FDB17" w:rsidP="00023DD0">
      <w:pPr>
        <w:pStyle w:val="ListParagraph"/>
        <w:spacing w:after="0" w:line="240" w:lineRule="auto"/>
        <w:ind w:left="0"/>
        <w:rPr>
          <w:rFonts w:ascii="Arial" w:hAnsi="Arial" w:cs="Arial"/>
        </w:rPr>
      </w:pPr>
    </w:p>
    <w:p w14:paraId="2C0941E3" w14:textId="3D2A34C3" w:rsidR="00A82A2C" w:rsidRPr="00A82A2C" w:rsidRDefault="00A82A2C" w:rsidP="005413FC">
      <w:pPr>
        <w:pStyle w:val="ListParagraph"/>
        <w:numPr>
          <w:ilvl w:val="0"/>
          <w:numId w:val="30"/>
        </w:numPr>
        <w:spacing w:after="0" w:line="240" w:lineRule="auto"/>
        <w:rPr>
          <w:rFonts w:ascii="Arial" w:hAnsi="Arial" w:cs="Arial"/>
        </w:rPr>
      </w:pPr>
      <w:r>
        <w:rPr>
          <w:rFonts w:ascii="Arial" w:hAnsi="Arial" w:cs="Arial"/>
        </w:rPr>
        <w:lastRenderedPageBreak/>
        <w:t xml:space="preserve">Mix the above table components together on ice. </w:t>
      </w:r>
    </w:p>
    <w:p w14:paraId="53F8ECC5" w14:textId="5B0FFCA0" w:rsidR="00E65E11" w:rsidRDefault="00E65E11" w:rsidP="005413FC">
      <w:pPr>
        <w:pStyle w:val="ListParagraph"/>
        <w:numPr>
          <w:ilvl w:val="0"/>
          <w:numId w:val="30"/>
        </w:numPr>
        <w:spacing w:after="0" w:line="240" w:lineRule="auto"/>
        <w:rPr>
          <w:rFonts w:ascii="Arial" w:hAnsi="Arial" w:cs="Arial"/>
        </w:rPr>
      </w:pPr>
      <w:r w:rsidRPr="007F3D5B">
        <w:rPr>
          <w:rFonts w:ascii="Arial" w:hAnsi="Arial" w:cs="Arial"/>
        </w:rPr>
        <w:t>Incubate overnight at 16°C.</w:t>
      </w:r>
    </w:p>
    <w:p w14:paraId="0C4B1654" w14:textId="77777777" w:rsidR="00E65E11" w:rsidRPr="007F3D5B" w:rsidRDefault="00E65E11" w:rsidP="00023DD0">
      <w:pPr>
        <w:rPr>
          <w:rFonts w:ascii="Arial" w:hAnsi="Arial" w:cs="Arial"/>
          <w:sz w:val="22"/>
          <w:szCs w:val="22"/>
        </w:rPr>
      </w:pPr>
    </w:p>
    <w:p w14:paraId="0F821DB6" w14:textId="6889767A" w:rsidR="0052368E" w:rsidRDefault="00E65E11" w:rsidP="005413FC">
      <w:pPr>
        <w:pStyle w:val="ListParagraph"/>
        <w:numPr>
          <w:ilvl w:val="0"/>
          <w:numId w:val="14"/>
        </w:numPr>
        <w:spacing w:after="0" w:line="240" w:lineRule="auto"/>
        <w:ind w:left="360"/>
        <w:rPr>
          <w:rFonts w:ascii="Arial" w:hAnsi="Arial" w:cs="Arial"/>
        </w:rPr>
      </w:pPr>
      <w:r w:rsidRPr="007F3D5B">
        <w:rPr>
          <w:rFonts w:ascii="Arial" w:hAnsi="Arial" w:cs="Arial"/>
        </w:rPr>
        <w:t xml:space="preserve">Transform ligations into One Shot Stbl3 Chemically Competent </w:t>
      </w:r>
      <w:r w:rsidR="00CB102B">
        <w:rPr>
          <w:rFonts w:ascii="Arial" w:hAnsi="Arial" w:cs="Arial"/>
        </w:rPr>
        <w:t>C</w:t>
      </w:r>
      <w:r w:rsidRPr="007F3D5B">
        <w:rPr>
          <w:rFonts w:ascii="Arial" w:hAnsi="Arial" w:cs="Arial"/>
        </w:rPr>
        <w:t xml:space="preserve">ells </w:t>
      </w:r>
      <w:r w:rsidR="00ED6CAC" w:rsidRPr="007F3D5B">
        <w:rPr>
          <w:rFonts w:ascii="Arial" w:hAnsi="Arial" w:cs="Arial"/>
        </w:rPr>
        <w:t>(</w:t>
      </w:r>
      <w:r w:rsidR="00ED6CAC" w:rsidRPr="00CB102B">
        <w:rPr>
          <w:rFonts w:ascii="Arial" w:hAnsi="Arial" w:cs="Arial"/>
          <w:i/>
          <w:iCs/>
        </w:rPr>
        <w:t>E.</w:t>
      </w:r>
      <w:r w:rsidR="00CB102B" w:rsidRPr="00CB102B">
        <w:rPr>
          <w:rFonts w:ascii="Arial" w:hAnsi="Arial" w:cs="Arial"/>
          <w:i/>
          <w:iCs/>
        </w:rPr>
        <w:t xml:space="preserve"> c</w:t>
      </w:r>
      <w:r w:rsidR="00ED6CAC" w:rsidRPr="00CB102B">
        <w:rPr>
          <w:rFonts w:ascii="Arial" w:hAnsi="Arial" w:cs="Arial"/>
          <w:i/>
          <w:iCs/>
        </w:rPr>
        <w:t>oli</w:t>
      </w:r>
      <w:r w:rsidR="00ED6CAC" w:rsidRPr="007F3D5B">
        <w:rPr>
          <w:rFonts w:ascii="Arial" w:hAnsi="Arial" w:cs="Arial"/>
        </w:rPr>
        <w:t xml:space="preserve">) </w:t>
      </w:r>
      <w:r w:rsidRPr="007F3D5B">
        <w:rPr>
          <w:rFonts w:ascii="Arial" w:hAnsi="Arial" w:cs="Arial"/>
        </w:rPr>
        <w:t>as follows:</w:t>
      </w:r>
    </w:p>
    <w:p w14:paraId="7C930F24" w14:textId="77777777" w:rsidR="0052368E" w:rsidRPr="0052368E" w:rsidRDefault="0052368E" w:rsidP="00023DD0">
      <w:pPr>
        <w:rPr>
          <w:rFonts w:ascii="Arial" w:hAnsi="Arial" w:cs="Arial"/>
        </w:rPr>
      </w:pPr>
    </w:p>
    <w:p w14:paraId="33BB54D6" w14:textId="77777777" w:rsidR="00E65E11" w:rsidRPr="007F3D5B" w:rsidRDefault="00E65E11" w:rsidP="005413FC">
      <w:pPr>
        <w:pStyle w:val="ListParagraph"/>
        <w:numPr>
          <w:ilvl w:val="1"/>
          <w:numId w:val="14"/>
        </w:numPr>
        <w:spacing w:after="0" w:line="240" w:lineRule="auto"/>
        <w:ind w:left="1080"/>
        <w:rPr>
          <w:rFonts w:ascii="Arial" w:hAnsi="Arial" w:cs="Arial"/>
        </w:rPr>
      </w:pPr>
      <w:r w:rsidRPr="007F3D5B">
        <w:rPr>
          <w:rFonts w:ascii="Arial" w:hAnsi="Arial" w:cs="Arial"/>
        </w:rPr>
        <w:t>Thaw Stbl3 cells on ice.</w:t>
      </w:r>
    </w:p>
    <w:p w14:paraId="34B25DF9" w14:textId="610D7B58" w:rsidR="00E65E11" w:rsidRPr="007F3D5B" w:rsidRDefault="00E65E11" w:rsidP="005413FC">
      <w:pPr>
        <w:pStyle w:val="ListParagraph"/>
        <w:numPr>
          <w:ilvl w:val="1"/>
          <w:numId w:val="14"/>
        </w:numPr>
        <w:spacing w:after="0" w:line="240" w:lineRule="auto"/>
        <w:ind w:left="1080"/>
        <w:rPr>
          <w:rFonts w:ascii="Arial" w:hAnsi="Arial" w:cs="Arial"/>
        </w:rPr>
      </w:pPr>
      <w:r w:rsidRPr="007F3D5B">
        <w:rPr>
          <w:rFonts w:ascii="Arial" w:hAnsi="Arial" w:cs="Arial"/>
        </w:rPr>
        <w:t>Add 5 µLs of each ligation reaction to one tube of competent cells</w:t>
      </w:r>
      <w:r w:rsidR="00237D39">
        <w:rPr>
          <w:rFonts w:ascii="Arial" w:hAnsi="Arial" w:cs="Arial"/>
        </w:rPr>
        <w:t xml:space="preserve"> and flick tubes gently to mix</w:t>
      </w:r>
      <w:r w:rsidRPr="007F3D5B">
        <w:rPr>
          <w:rFonts w:ascii="Arial" w:hAnsi="Arial" w:cs="Arial"/>
        </w:rPr>
        <w:t>.</w:t>
      </w:r>
    </w:p>
    <w:p w14:paraId="39CBF731" w14:textId="28533489" w:rsidR="00E65E11" w:rsidRPr="007F3D5B" w:rsidRDefault="00E65E11" w:rsidP="005413FC">
      <w:pPr>
        <w:pStyle w:val="ListParagraph"/>
        <w:numPr>
          <w:ilvl w:val="1"/>
          <w:numId w:val="14"/>
        </w:numPr>
        <w:spacing w:after="0" w:line="240" w:lineRule="auto"/>
        <w:ind w:left="1080"/>
        <w:rPr>
          <w:rFonts w:ascii="Arial" w:hAnsi="Arial" w:cs="Arial"/>
        </w:rPr>
      </w:pPr>
      <w:r w:rsidRPr="007F3D5B">
        <w:rPr>
          <w:rFonts w:ascii="Arial" w:hAnsi="Arial" w:cs="Arial"/>
        </w:rPr>
        <w:t xml:space="preserve">Incubate cells on ice for </w:t>
      </w:r>
      <w:r w:rsidR="00237D39">
        <w:rPr>
          <w:rFonts w:ascii="Arial" w:hAnsi="Arial" w:cs="Arial"/>
        </w:rPr>
        <w:t>15-</w:t>
      </w:r>
      <w:r w:rsidRPr="007F3D5B">
        <w:rPr>
          <w:rFonts w:ascii="Arial" w:hAnsi="Arial" w:cs="Arial"/>
        </w:rPr>
        <w:t>30 minutes.</w:t>
      </w:r>
    </w:p>
    <w:p w14:paraId="60D6F58E" w14:textId="77777777" w:rsidR="00E65E11" w:rsidRPr="007F3D5B" w:rsidRDefault="00E65E11" w:rsidP="005413FC">
      <w:pPr>
        <w:pStyle w:val="ListParagraph"/>
        <w:numPr>
          <w:ilvl w:val="1"/>
          <w:numId w:val="14"/>
        </w:numPr>
        <w:spacing w:after="0" w:line="240" w:lineRule="auto"/>
        <w:ind w:left="1080"/>
        <w:rPr>
          <w:rFonts w:ascii="Arial" w:hAnsi="Arial" w:cs="Arial"/>
        </w:rPr>
      </w:pPr>
      <w:r w:rsidRPr="007F3D5B">
        <w:rPr>
          <w:rFonts w:ascii="Arial" w:hAnsi="Arial" w:cs="Arial"/>
        </w:rPr>
        <w:t>Heat shock cells in a 42°C water bath for 45 seconds, then place on ice for 2 minutes.</w:t>
      </w:r>
    </w:p>
    <w:p w14:paraId="319731DD" w14:textId="77777777" w:rsidR="00E65E11" w:rsidRPr="007F3D5B" w:rsidRDefault="00E65E11" w:rsidP="005413FC">
      <w:pPr>
        <w:pStyle w:val="ListParagraph"/>
        <w:numPr>
          <w:ilvl w:val="1"/>
          <w:numId w:val="14"/>
        </w:numPr>
        <w:spacing w:after="0" w:line="240" w:lineRule="auto"/>
        <w:ind w:left="1080"/>
        <w:rPr>
          <w:rFonts w:ascii="Arial" w:hAnsi="Arial" w:cs="Arial"/>
        </w:rPr>
      </w:pPr>
      <w:r w:rsidRPr="007F3D5B">
        <w:rPr>
          <w:rFonts w:ascii="Arial" w:hAnsi="Arial" w:cs="Arial"/>
        </w:rPr>
        <w:t>Add 200 µLs of room temperature SOC media (comes with cells) to each tube and incubate in a 37°C shaker (200-250 rpm) for 1 hour.</w:t>
      </w:r>
    </w:p>
    <w:p w14:paraId="1060A6A2" w14:textId="77777777" w:rsidR="00E65E11" w:rsidRPr="007F3D5B" w:rsidRDefault="00E65E11" w:rsidP="005413FC">
      <w:pPr>
        <w:pStyle w:val="ListParagraph"/>
        <w:numPr>
          <w:ilvl w:val="1"/>
          <w:numId w:val="14"/>
        </w:numPr>
        <w:spacing w:after="0" w:line="240" w:lineRule="auto"/>
        <w:ind w:left="1080"/>
        <w:rPr>
          <w:rFonts w:ascii="Arial" w:hAnsi="Arial" w:cs="Arial"/>
        </w:rPr>
      </w:pPr>
      <w:r w:rsidRPr="007F3D5B">
        <w:rPr>
          <w:rFonts w:ascii="Arial" w:hAnsi="Arial" w:cs="Arial"/>
        </w:rPr>
        <w:t>Plate each tube of cells on LB/Carbenicillin plates (prewarmed to 37°C) and incubate overnight in a 37</w:t>
      </w:r>
      <w:bookmarkStart w:id="12" w:name="_Hlk66950702"/>
      <w:r w:rsidRPr="007F3D5B">
        <w:rPr>
          <w:rFonts w:ascii="Arial" w:hAnsi="Arial" w:cs="Arial"/>
        </w:rPr>
        <w:t>°C</w:t>
      </w:r>
      <w:bookmarkEnd w:id="12"/>
      <w:r w:rsidRPr="007F3D5B">
        <w:rPr>
          <w:rFonts w:ascii="Arial" w:hAnsi="Arial" w:cs="Arial"/>
        </w:rPr>
        <w:t xml:space="preserve"> incubator.</w:t>
      </w:r>
    </w:p>
    <w:p w14:paraId="66E542EE" w14:textId="77777777" w:rsidR="00E65E11" w:rsidRPr="007F3D5B" w:rsidRDefault="00E65E11" w:rsidP="00023DD0">
      <w:pPr>
        <w:pStyle w:val="ListParagraph"/>
        <w:spacing w:after="0" w:line="240" w:lineRule="auto"/>
        <w:ind w:left="360"/>
        <w:rPr>
          <w:rFonts w:ascii="Arial" w:hAnsi="Arial" w:cs="Arial"/>
        </w:rPr>
      </w:pPr>
    </w:p>
    <w:p w14:paraId="04459981" w14:textId="20AD3BA4" w:rsidR="00E65E11" w:rsidRPr="007F3D5B" w:rsidRDefault="00E65E11" w:rsidP="005413FC">
      <w:pPr>
        <w:pStyle w:val="ListParagraph"/>
        <w:numPr>
          <w:ilvl w:val="0"/>
          <w:numId w:val="14"/>
        </w:numPr>
        <w:spacing w:after="0" w:line="240" w:lineRule="auto"/>
        <w:ind w:left="360"/>
        <w:rPr>
          <w:rFonts w:ascii="Arial" w:hAnsi="Arial" w:cs="Arial"/>
        </w:rPr>
      </w:pPr>
      <w:r w:rsidRPr="007F3D5B">
        <w:rPr>
          <w:rFonts w:ascii="Arial" w:hAnsi="Arial" w:cs="Arial"/>
        </w:rPr>
        <w:t>Remove plates from incubator and check for colonies.  Ligation plates should have more colonies than the negative control plate.  If the ligations failed, repeat them using a different insert to vector ratio (5:1 or 10:1).</w:t>
      </w:r>
    </w:p>
    <w:p w14:paraId="30D5B71B" w14:textId="77777777" w:rsidR="000C17B7" w:rsidRPr="008A1F26" w:rsidRDefault="000C17B7" w:rsidP="00023DD0">
      <w:pPr>
        <w:rPr>
          <w:rFonts w:ascii="Arial" w:hAnsi="Arial" w:cs="Arial"/>
        </w:rPr>
      </w:pPr>
    </w:p>
    <w:p w14:paraId="728C5C9E" w14:textId="301B22D9" w:rsidR="000A0102" w:rsidRPr="000A0102" w:rsidRDefault="00E65E11" w:rsidP="000A0102">
      <w:pPr>
        <w:pStyle w:val="ListParagraph"/>
        <w:numPr>
          <w:ilvl w:val="0"/>
          <w:numId w:val="14"/>
        </w:numPr>
        <w:spacing w:after="0" w:line="240" w:lineRule="auto"/>
        <w:ind w:left="360"/>
        <w:rPr>
          <w:rFonts w:ascii="Arial" w:hAnsi="Arial" w:cs="Arial"/>
        </w:rPr>
      </w:pPr>
      <w:r w:rsidRPr="007F3D5B">
        <w:rPr>
          <w:rFonts w:ascii="Arial" w:hAnsi="Arial" w:cs="Arial"/>
        </w:rPr>
        <w:t>Pick 4-6 colonies from each plate and</w:t>
      </w:r>
      <w:r w:rsidR="00063C48">
        <w:rPr>
          <w:rFonts w:ascii="Arial" w:hAnsi="Arial" w:cs="Arial"/>
        </w:rPr>
        <w:t xml:space="preserve"> grow overnight in </w:t>
      </w:r>
      <w:r w:rsidR="00F614C0">
        <w:rPr>
          <w:rFonts w:ascii="Arial" w:hAnsi="Arial" w:cs="Arial"/>
        </w:rPr>
        <w:t xml:space="preserve">6 mLs </w:t>
      </w:r>
      <w:r w:rsidR="00063C48">
        <w:rPr>
          <w:rFonts w:ascii="Arial" w:hAnsi="Arial" w:cs="Arial"/>
        </w:rPr>
        <w:t>Miller’s LB Broth + Ampicillin (100 µg/mL final conc.) at 37</w:t>
      </w:r>
      <w:r w:rsidR="00063C48" w:rsidRPr="007F3D5B">
        <w:rPr>
          <w:rFonts w:ascii="Arial" w:hAnsi="Arial" w:cs="Arial"/>
        </w:rPr>
        <w:t>°C</w:t>
      </w:r>
      <w:r w:rsidR="00063C48">
        <w:rPr>
          <w:rFonts w:ascii="Arial" w:hAnsi="Arial" w:cs="Arial"/>
        </w:rPr>
        <w:t xml:space="preserve"> in a shaker (200-250 rpm).</w:t>
      </w:r>
      <w:r w:rsidR="000A0102">
        <w:rPr>
          <w:rFonts w:ascii="Arial" w:hAnsi="Arial" w:cs="Arial"/>
        </w:rPr>
        <w:t xml:space="preserve">  </w:t>
      </w:r>
      <w:r w:rsidR="000A0102" w:rsidRPr="000A0102">
        <w:rPr>
          <w:rFonts w:ascii="Arial" w:hAnsi="Arial" w:cs="Arial"/>
        </w:rPr>
        <w:t>For each colony picked, also streak a small amount of the bacteria onto a new LB/Carbenicillin plate</w:t>
      </w:r>
      <w:r w:rsidR="000A0102">
        <w:rPr>
          <w:rFonts w:ascii="Arial" w:hAnsi="Arial" w:cs="Arial"/>
        </w:rPr>
        <w:t xml:space="preserve">.  Incubate the plate in a </w:t>
      </w:r>
      <w:r w:rsidR="000A0102">
        <w:rPr>
          <w:rFonts w:ascii="Arial" w:hAnsi="Arial" w:cs="Arial"/>
        </w:rPr>
        <w:t>37</w:t>
      </w:r>
      <w:r w:rsidR="000A0102" w:rsidRPr="007F3D5B">
        <w:rPr>
          <w:rFonts w:ascii="Arial" w:hAnsi="Arial" w:cs="Arial"/>
        </w:rPr>
        <w:t>°C</w:t>
      </w:r>
      <w:r w:rsidR="000A0102">
        <w:rPr>
          <w:rFonts w:ascii="Arial" w:hAnsi="Arial" w:cs="Arial"/>
        </w:rPr>
        <w:t xml:space="preserve"> incubator overnight.</w:t>
      </w:r>
    </w:p>
    <w:p w14:paraId="13F96EDD" w14:textId="77777777" w:rsidR="00063C48" w:rsidRPr="00063C48" w:rsidRDefault="00063C48" w:rsidP="00023DD0">
      <w:pPr>
        <w:pStyle w:val="ListParagraph"/>
        <w:spacing w:line="240" w:lineRule="auto"/>
        <w:rPr>
          <w:rFonts w:ascii="Arial" w:hAnsi="Arial" w:cs="Arial"/>
        </w:rPr>
      </w:pPr>
    </w:p>
    <w:p w14:paraId="7D1E92B2" w14:textId="754B410E" w:rsidR="00E65E11" w:rsidRPr="007F3D5B" w:rsidRDefault="00F614C0" w:rsidP="005413FC">
      <w:pPr>
        <w:pStyle w:val="ListParagraph"/>
        <w:numPr>
          <w:ilvl w:val="0"/>
          <w:numId w:val="14"/>
        </w:numPr>
        <w:spacing w:after="0" w:line="240" w:lineRule="auto"/>
        <w:ind w:left="360"/>
        <w:rPr>
          <w:rFonts w:ascii="Arial" w:hAnsi="Arial" w:cs="Arial"/>
        </w:rPr>
      </w:pPr>
      <w:bookmarkStart w:id="13" w:name="_Hlk129955142"/>
      <w:r>
        <w:rPr>
          <w:rFonts w:ascii="Arial" w:hAnsi="Arial" w:cs="Arial"/>
        </w:rPr>
        <w:t>P</w:t>
      </w:r>
      <w:r w:rsidR="00E65E11" w:rsidRPr="007F3D5B">
        <w:rPr>
          <w:rFonts w:ascii="Arial" w:hAnsi="Arial" w:cs="Arial"/>
        </w:rPr>
        <w:t>erform minipreps</w:t>
      </w:r>
      <w:r w:rsidR="00232E42" w:rsidRPr="007F3D5B">
        <w:rPr>
          <w:rFonts w:ascii="Arial" w:hAnsi="Arial" w:cs="Arial"/>
        </w:rPr>
        <w:t xml:space="preserve"> using QIAGEN kit</w:t>
      </w:r>
      <w:r w:rsidR="00E65E11" w:rsidRPr="007F3D5B">
        <w:rPr>
          <w:rFonts w:ascii="Arial" w:hAnsi="Arial" w:cs="Arial"/>
        </w:rPr>
        <w:t>.  Elute minipreps with 5</w:t>
      </w:r>
      <w:r>
        <w:rPr>
          <w:rFonts w:ascii="Arial" w:hAnsi="Arial" w:cs="Arial"/>
        </w:rPr>
        <w:t>5-60</w:t>
      </w:r>
      <w:r w:rsidR="00E65E11" w:rsidRPr="007F3D5B">
        <w:rPr>
          <w:rFonts w:ascii="Arial" w:hAnsi="Arial" w:cs="Arial"/>
        </w:rPr>
        <w:t xml:space="preserve"> µLs MBG water.</w:t>
      </w:r>
      <w:r w:rsidR="000A0102">
        <w:rPr>
          <w:rFonts w:ascii="Arial" w:hAnsi="Arial" w:cs="Arial"/>
        </w:rPr>
        <w:t xml:space="preserve">  Remove streak plate from the incubator, wrap in parafilm, and store at 4</w:t>
      </w:r>
      <w:r w:rsidR="000A0102" w:rsidRPr="007F3D5B">
        <w:rPr>
          <w:rFonts w:ascii="Arial" w:hAnsi="Arial" w:cs="Arial"/>
        </w:rPr>
        <w:t>°C</w:t>
      </w:r>
      <w:r w:rsidR="000A0102">
        <w:rPr>
          <w:rFonts w:ascii="Arial" w:hAnsi="Arial" w:cs="Arial"/>
        </w:rPr>
        <w:t xml:space="preserve"> (for future maxipreps).</w:t>
      </w:r>
    </w:p>
    <w:bookmarkEnd w:id="13"/>
    <w:p w14:paraId="545D770E" w14:textId="77777777" w:rsidR="000C17B7" w:rsidRPr="007F3D5B" w:rsidRDefault="000C17B7" w:rsidP="00023DD0">
      <w:pPr>
        <w:pStyle w:val="ListParagraph"/>
        <w:spacing w:after="0" w:line="240" w:lineRule="auto"/>
        <w:ind w:left="360"/>
        <w:rPr>
          <w:rFonts w:ascii="Arial" w:hAnsi="Arial" w:cs="Arial"/>
        </w:rPr>
      </w:pPr>
    </w:p>
    <w:p w14:paraId="18E194B6" w14:textId="6532CFAB" w:rsidR="00E65E11" w:rsidRPr="007F3D5B" w:rsidRDefault="00E65E11" w:rsidP="005413FC">
      <w:pPr>
        <w:pStyle w:val="ListParagraph"/>
        <w:numPr>
          <w:ilvl w:val="0"/>
          <w:numId w:val="14"/>
        </w:numPr>
        <w:spacing w:after="0" w:line="240" w:lineRule="auto"/>
        <w:ind w:left="360"/>
        <w:rPr>
          <w:rFonts w:ascii="Arial" w:hAnsi="Arial" w:cs="Arial"/>
        </w:rPr>
      </w:pPr>
      <w:r w:rsidRPr="007F3D5B">
        <w:rPr>
          <w:rFonts w:ascii="Arial" w:hAnsi="Arial" w:cs="Arial"/>
        </w:rPr>
        <w:t>Set up a diagnostic digest on minipreps as follows:</w:t>
      </w:r>
    </w:p>
    <w:p w14:paraId="42A96622" w14:textId="6B57692F" w:rsidR="00E65E11" w:rsidRPr="007F3D5B" w:rsidRDefault="00E65E11" w:rsidP="00023DD0">
      <w:pPr>
        <w:ind w:left="720"/>
        <w:rPr>
          <w:rFonts w:ascii="Arial" w:hAnsi="Arial" w:cs="Arial"/>
        </w:rPr>
      </w:pPr>
    </w:p>
    <w:tbl>
      <w:tblPr>
        <w:tblStyle w:val="TableGrid"/>
        <w:tblW w:w="0" w:type="auto"/>
        <w:tblInd w:w="360" w:type="dxa"/>
        <w:tblLayout w:type="fixed"/>
        <w:tblLook w:val="06A0" w:firstRow="1" w:lastRow="0" w:firstColumn="1" w:lastColumn="0" w:noHBand="1" w:noVBand="1"/>
      </w:tblPr>
      <w:tblGrid>
        <w:gridCol w:w="2970"/>
        <w:gridCol w:w="1050"/>
        <w:gridCol w:w="1125"/>
      </w:tblGrid>
      <w:tr w:rsidR="306FDB17" w:rsidRPr="007F3D5B" w14:paraId="073B7009" w14:textId="77777777" w:rsidTr="306FDB17">
        <w:tc>
          <w:tcPr>
            <w:tcW w:w="2970" w:type="dxa"/>
          </w:tcPr>
          <w:p w14:paraId="5614C53E" w14:textId="4462A592" w:rsidR="306FDB17" w:rsidRPr="007F3D5B" w:rsidRDefault="306FDB17" w:rsidP="00023DD0">
            <w:pPr>
              <w:rPr>
                <w:rFonts w:ascii="Arial" w:hAnsi="Arial" w:cs="Arial"/>
                <w:b/>
                <w:bCs/>
                <w:sz w:val="22"/>
                <w:szCs w:val="22"/>
              </w:rPr>
            </w:pPr>
            <w:r w:rsidRPr="007F3D5B">
              <w:rPr>
                <w:rFonts w:ascii="Arial" w:hAnsi="Arial" w:cs="Arial"/>
                <w:b/>
                <w:bCs/>
                <w:sz w:val="22"/>
                <w:szCs w:val="22"/>
              </w:rPr>
              <w:t>Component</w:t>
            </w:r>
          </w:p>
        </w:tc>
        <w:tc>
          <w:tcPr>
            <w:tcW w:w="1050" w:type="dxa"/>
          </w:tcPr>
          <w:p w14:paraId="2C831C18" w14:textId="36AEDCAE" w:rsidR="306FDB17" w:rsidRPr="007F3D5B" w:rsidRDefault="306FDB17" w:rsidP="00023DD0">
            <w:pPr>
              <w:rPr>
                <w:rFonts w:ascii="Arial" w:hAnsi="Arial" w:cs="Arial"/>
                <w:b/>
                <w:bCs/>
                <w:sz w:val="22"/>
                <w:szCs w:val="22"/>
              </w:rPr>
            </w:pPr>
            <w:r w:rsidRPr="007F3D5B">
              <w:rPr>
                <w:rFonts w:ascii="Arial" w:hAnsi="Arial" w:cs="Arial"/>
                <w:b/>
                <w:bCs/>
                <w:sz w:val="22"/>
                <w:szCs w:val="22"/>
              </w:rPr>
              <w:t>1X</w:t>
            </w:r>
            <w:r w:rsidR="0031252A" w:rsidRPr="007F3D5B">
              <w:rPr>
                <w:rFonts w:ascii="Arial" w:hAnsi="Arial" w:cs="Arial"/>
                <w:b/>
                <w:bCs/>
                <w:sz w:val="22"/>
                <w:szCs w:val="22"/>
              </w:rPr>
              <w:t xml:space="preserve"> (</w:t>
            </w:r>
            <w:r w:rsidR="000048F3" w:rsidRPr="000048F3">
              <w:rPr>
                <w:rFonts w:ascii="Arial" w:hAnsi="Arial" w:cs="Arial"/>
                <w:b/>
                <w:bCs/>
                <w:color w:val="000000"/>
                <w:sz w:val="22"/>
                <w:szCs w:val="22"/>
              </w:rPr>
              <w:t>μ</w:t>
            </w:r>
            <w:r w:rsidR="0031252A" w:rsidRPr="007F3D5B">
              <w:rPr>
                <w:rFonts w:ascii="Arial" w:hAnsi="Arial" w:cs="Arial"/>
                <w:b/>
                <w:bCs/>
                <w:sz w:val="22"/>
                <w:szCs w:val="22"/>
              </w:rPr>
              <w:t>l)</w:t>
            </w:r>
          </w:p>
        </w:tc>
        <w:tc>
          <w:tcPr>
            <w:tcW w:w="1125" w:type="dxa"/>
          </w:tcPr>
          <w:p w14:paraId="2A06A669" w14:textId="49CEF9F8" w:rsidR="306FDB17" w:rsidRPr="007F3D5B" w:rsidRDefault="306FDB17" w:rsidP="00023DD0">
            <w:pPr>
              <w:rPr>
                <w:rFonts w:ascii="Arial" w:hAnsi="Arial" w:cs="Arial"/>
                <w:b/>
                <w:bCs/>
                <w:sz w:val="22"/>
                <w:szCs w:val="22"/>
              </w:rPr>
            </w:pPr>
            <w:r w:rsidRPr="007F3D5B">
              <w:rPr>
                <w:rFonts w:ascii="Arial" w:hAnsi="Arial" w:cs="Arial"/>
                <w:b/>
                <w:bCs/>
                <w:sz w:val="22"/>
                <w:szCs w:val="22"/>
              </w:rPr>
              <w:t>_X</w:t>
            </w:r>
          </w:p>
        </w:tc>
      </w:tr>
      <w:tr w:rsidR="306FDB17" w:rsidRPr="007F3D5B" w14:paraId="767DF42B" w14:textId="77777777" w:rsidTr="306FDB17">
        <w:tc>
          <w:tcPr>
            <w:tcW w:w="2970" w:type="dxa"/>
          </w:tcPr>
          <w:p w14:paraId="602922E6" w14:textId="11AA4831" w:rsidR="54E41583" w:rsidRPr="007F3D5B" w:rsidRDefault="54E41583" w:rsidP="00023DD0">
            <w:pPr>
              <w:rPr>
                <w:rFonts w:ascii="Arial" w:hAnsi="Arial" w:cs="Arial"/>
                <w:sz w:val="22"/>
                <w:szCs w:val="22"/>
              </w:rPr>
            </w:pPr>
            <w:r w:rsidRPr="007F3D5B">
              <w:rPr>
                <w:rFonts w:ascii="Arial" w:hAnsi="Arial" w:cs="Arial"/>
                <w:sz w:val="22"/>
                <w:szCs w:val="22"/>
              </w:rPr>
              <w:t>Miniprep DNA</w:t>
            </w:r>
          </w:p>
        </w:tc>
        <w:tc>
          <w:tcPr>
            <w:tcW w:w="1050" w:type="dxa"/>
          </w:tcPr>
          <w:p w14:paraId="61FD8792" w14:textId="11B8B21B" w:rsidR="54E41583" w:rsidRPr="007F3D5B" w:rsidRDefault="00F614C0" w:rsidP="00023DD0">
            <w:pPr>
              <w:jc w:val="center"/>
              <w:rPr>
                <w:rFonts w:ascii="Arial" w:hAnsi="Arial" w:cs="Arial"/>
                <w:sz w:val="22"/>
                <w:szCs w:val="22"/>
              </w:rPr>
            </w:pPr>
            <w:r>
              <w:rPr>
                <w:rFonts w:ascii="Arial" w:hAnsi="Arial" w:cs="Arial"/>
                <w:sz w:val="22"/>
                <w:szCs w:val="22"/>
              </w:rPr>
              <w:t>7</w:t>
            </w:r>
          </w:p>
        </w:tc>
        <w:tc>
          <w:tcPr>
            <w:tcW w:w="1125" w:type="dxa"/>
          </w:tcPr>
          <w:p w14:paraId="27C1E40C" w14:textId="6316F74E" w:rsidR="306FDB17" w:rsidRPr="007F3D5B" w:rsidRDefault="306FDB17" w:rsidP="00023DD0">
            <w:pPr>
              <w:rPr>
                <w:rFonts w:ascii="Arial" w:hAnsi="Arial" w:cs="Arial"/>
                <w:sz w:val="22"/>
                <w:szCs w:val="22"/>
              </w:rPr>
            </w:pPr>
          </w:p>
        </w:tc>
      </w:tr>
      <w:tr w:rsidR="306FDB17" w:rsidRPr="007F3D5B" w14:paraId="6372C7DC" w14:textId="77777777" w:rsidTr="306FDB17">
        <w:tc>
          <w:tcPr>
            <w:tcW w:w="2970" w:type="dxa"/>
          </w:tcPr>
          <w:p w14:paraId="63E69764" w14:textId="76F7B6A1" w:rsidR="0FDBD1D4" w:rsidRPr="007F3D5B" w:rsidRDefault="0FDBD1D4" w:rsidP="00023DD0">
            <w:pPr>
              <w:rPr>
                <w:rFonts w:ascii="Arial" w:hAnsi="Arial" w:cs="Arial"/>
                <w:sz w:val="22"/>
                <w:szCs w:val="22"/>
              </w:rPr>
            </w:pPr>
            <w:r w:rsidRPr="007F3D5B">
              <w:rPr>
                <w:rFonts w:ascii="Arial" w:hAnsi="Arial" w:cs="Arial"/>
                <w:sz w:val="22"/>
                <w:szCs w:val="22"/>
              </w:rPr>
              <w:t>10x CutSmart Buffer (NEB)</w:t>
            </w:r>
          </w:p>
        </w:tc>
        <w:tc>
          <w:tcPr>
            <w:tcW w:w="1050" w:type="dxa"/>
          </w:tcPr>
          <w:p w14:paraId="3D87CF09" w14:textId="766F6137" w:rsidR="0FDBD1D4" w:rsidRPr="007F3D5B" w:rsidRDefault="0FDBD1D4" w:rsidP="00023DD0">
            <w:pPr>
              <w:jc w:val="center"/>
              <w:rPr>
                <w:rFonts w:ascii="Arial" w:hAnsi="Arial" w:cs="Arial"/>
                <w:sz w:val="22"/>
                <w:szCs w:val="22"/>
              </w:rPr>
            </w:pPr>
            <w:r w:rsidRPr="007F3D5B">
              <w:rPr>
                <w:rFonts w:ascii="Arial" w:hAnsi="Arial" w:cs="Arial"/>
                <w:sz w:val="22"/>
                <w:szCs w:val="22"/>
              </w:rPr>
              <w:t>2</w:t>
            </w:r>
          </w:p>
        </w:tc>
        <w:tc>
          <w:tcPr>
            <w:tcW w:w="1125" w:type="dxa"/>
          </w:tcPr>
          <w:p w14:paraId="6A5673E2" w14:textId="6316F74E" w:rsidR="306FDB17" w:rsidRPr="007F3D5B" w:rsidRDefault="306FDB17" w:rsidP="00023DD0">
            <w:pPr>
              <w:rPr>
                <w:rFonts w:ascii="Arial" w:hAnsi="Arial" w:cs="Arial"/>
                <w:sz w:val="22"/>
                <w:szCs w:val="22"/>
              </w:rPr>
            </w:pPr>
          </w:p>
        </w:tc>
      </w:tr>
      <w:tr w:rsidR="306FDB17" w:rsidRPr="007F3D5B" w14:paraId="42F894C8" w14:textId="77777777" w:rsidTr="306FDB17">
        <w:tc>
          <w:tcPr>
            <w:tcW w:w="2970" w:type="dxa"/>
          </w:tcPr>
          <w:p w14:paraId="3C350C64" w14:textId="25A2AA6F" w:rsidR="0FDBD1D4" w:rsidRPr="007F3D5B" w:rsidRDefault="0FDBD1D4" w:rsidP="00023DD0">
            <w:pPr>
              <w:rPr>
                <w:rFonts w:ascii="Arial" w:hAnsi="Arial" w:cs="Arial"/>
                <w:sz w:val="22"/>
                <w:szCs w:val="22"/>
              </w:rPr>
            </w:pPr>
            <w:r w:rsidRPr="007F3D5B">
              <w:rPr>
                <w:rFonts w:ascii="Arial" w:hAnsi="Arial" w:cs="Arial"/>
                <w:sz w:val="22"/>
                <w:szCs w:val="22"/>
              </w:rPr>
              <w:t xml:space="preserve">SacII Enzyme (NEB) </w:t>
            </w:r>
          </w:p>
        </w:tc>
        <w:tc>
          <w:tcPr>
            <w:tcW w:w="1050" w:type="dxa"/>
          </w:tcPr>
          <w:p w14:paraId="7BC166E8" w14:textId="49CD5C4D" w:rsidR="0FDBD1D4" w:rsidRPr="007F3D5B" w:rsidRDefault="0FDBD1D4" w:rsidP="00023DD0">
            <w:pPr>
              <w:jc w:val="center"/>
              <w:rPr>
                <w:rFonts w:ascii="Arial" w:hAnsi="Arial" w:cs="Arial"/>
                <w:sz w:val="22"/>
                <w:szCs w:val="22"/>
              </w:rPr>
            </w:pPr>
            <w:r w:rsidRPr="007F3D5B">
              <w:rPr>
                <w:rFonts w:ascii="Arial" w:hAnsi="Arial" w:cs="Arial"/>
                <w:sz w:val="22"/>
                <w:szCs w:val="22"/>
              </w:rPr>
              <w:t>0.5</w:t>
            </w:r>
          </w:p>
        </w:tc>
        <w:tc>
          <w:tcPr>
            <w:tcW w:w="1125" w:type="dxa"/>
          </w:tcPr>
          <w:p w14:paraId="6C4C0ABC" w14:textId="6316F74E" w:rsidR="306FDB17" w:rsidRPr="007F3D5B" w:rsidRDefault="306FDB17" w:rsidP="00023DD0">
            <w:pPr>
              <w:rPr>
                <w:rFonts w:ascii="Arial" w:hAnsi="Arial" w:cs="Arial"/>
                <w:sz w:val="22"/>
                <w:szCs w:val="22"/>
              </w:rPr>
            </w:pPr>
          </w:p>
        </w:tc>
      </w:tr>
      <w:tr w:rsidR="306FDB17" w:rsidRPr="007F3D5B" w14:paraId="0DAB0A28" w14:textId="77777777" w:rsidTr="306FDB17">
        <w:tc>
          <w:tcPr>
            <w:tcW w:w="2970" w:type="dxa"/>
          </w:tcPr>
          <w:p w14:paraId="53819D7C" w14:textId="347C2802" w:rsidR="30EB8065" w:rsidRPr="007F3D5B" w:rsidRDefault="30EB8065" w:rsidP="00023DD0">
            <w:pPr>
              <w:rPr>
                <w:rFonts w:ascii="Arial" w:hAnsi="Arial" w:cs="Arial"/>
                <w:sz w:val="22"/>
                <w:szCs w:val="22"/>
              </w:rPr>
            </w:pPr>
            <w:r w:rsidRPr="007F3D5B">
              <w:rPr>
                <w:rFonts w:ascii="Arial" w:hAnsi="Arial" w:cs="Arial"/>
                <w:sz w:val="22"/>
                <w:szCs w:val="22"/>
              </w:rPr>
              <w:t>RsrII Enzyme (NEB)</w:t>
            </w:r>
          </w:p>
        </w:tc>
        <w:tc>
          <w:tcPr>
            <w:tcW w:w="1050" w:type="dxa"/>
          </w:tcPr>
          <w:p w14:paraId="5A32CA15" w14:textId="058EC973" w:rsidR="1F523F59" w:rsidRPr="007F3D5B" w:rsidRDefault="1F523F59" w:rsidP="00023DD0">
            <w:pPr>
              <w:jc w:val="center"/>
              <w:rPr>
                <w:rFonts w:ascii="Arial" w:hAnsi="Arial" w:cs="Arial"/>
                <w:sz w:val="22"/>
                <w:szCs w:val="22"/>
              </w:rPr>
            </w:pPr>
            <w:r w:rsidRPr="007F3D5B">
              <w:rPr>
                <w:rFonts w:ascii="Arial" w:hAnsi="Arial" w:cs="Arial"/>
                <w:sz w:val="22"/>
                <w:szCs w:val="22"/>
              </w:rPr>
              <w:t>0.5</w:t>
            </w:r>
          </w:p>
        </w:tc>
        <w:tc>
          <w:tcPr>
            <w:tcW w:w="1125" w:type="dxa"/>
          </w:tcPr>
          <w:p w14:paraId="470378CD" w14:textId="6316F74E" w:rsidR="306FDB17" w:rsidRPr="007F3D5B" w:rsidRDefault="306FDB17" w:rsidP="00023DD0">
            <w:pPr>
              <w:rPr>
                <w:rFonts w:ascii="Arial" w:hAnsi="Arial" w:cs="Arial"/>
                <w:sz w:val="22"/>
                <w:szCs w:val="22"/>
              </w:rPr>
            </w:pPr>
          </w:p>
        </w:tc>
      </w:tr>
      <w:tr w:rsidR="306FDB17" w:rsidRPr="007F3D5B" w14:paraId="52428755" w14:textId="77777777" w:rsidTr="306FDB17">
        <w:tc>
          <w:tcPr>
            <w:tcW w:w="2970" w:type="dxa"/>
          </w:tcPr>
          <w:p w14:paraId="2CE972C5" w14:textId="33D44692" w:rsidR="306FDB17" w:rsidRPr="007F3D5B" w:rsidRDefault="306FDB17" w:rsidP="00023DD0">
            <w:pPr>
              <w:rPr>
                <w:rFonts w:ascii="Arial" w:hAnsi="Arial" w:cs="Arial"/>
                <w:sz w:val="22"/>
                <w:szCs w:val="22"/>
                <w:u w:val="single"/>
              </w:rPr>
            </w:pPr>
            <w:r w:rsidRPr="007F3D5B">
              <w:rPr>
                <w:rFonts w:ascii="Arial" w:hAnsi="Arial" w:cs="Arial"/>
                <w:sz w:val="22"/>
                <w:szCs w:val="22"/>
              </w:rPr>
              <w:t>MBG Water</w:t>
            </w:r>
          </w:p>
        </w:tc>
        <w:tc>
          <w:tcPr>
            <w:tcW w:w="1050" w:type="dxa"/>
          </w:tcPr>
          <w:p w14:paraId="733F2D6D" w14:textId="7C90C8F2" w:rsidR="2B4047A9" w:rsidRPr="007F3D5B" w:rsidRDefault="00F614C0" w:rsidP="00023DD0">
            <w:pPr>
              <w:jc w:val="center"/>
              <w:rPr>
                <w:rFonts w:ascii="Arial" w:hAnsi="Arial" w:cs="Arial"/>
                <w:sz w:val="22"/>
                <w:szCs w:val="22"/>
              </w:rPr>
            </w:pPr>
            <w:r>
              <w:rPr>
                <w:rFonts w:ascii="Arial" w:hAnsi="Arial" w:cs="Arial"/>
                <w:sz w:val="22"/>
                <w:szCs w:val="22"/>
              </w:rPr>
              <w:t>10</w:t>
            </w:r>
          </w:p>
        </w:tc>
        <w:tc>
          <w:tcPr>
            <w:tcW w:w="1125" w:type="dxa"/>
          </w:tcPr>
          <w:p w14:paraId="32F065F0" w14:textId="6316F74E" w:rsidR="306FDB17" w:rsidRPr="007F3D5B" w:rsidRDefault="306FDB17" w:rsidP="00023DD0">
            <w:pPr>
              <w:rPr>
                <w:rFonts w:ascii="Arial" w:hAnsi="Arial" w:cs="Arial"/>
                <w:sz w:val="22"/>
                <w:szCs w:val="22"/>
              </w:rPr>
            </w:pPr>
          </w:p>
        </w:tc>
      </w:tr>
      <w:tr w:rsidR="306FDB17" w:rsidRPr="007F3D5B" w14:paraId="1DA37146" w14:textId="77777777" w:rsidTr="306FDB17">
        <w:tc>
          <w:tcPr>
            <w:tcW w:w="2970" w:type="dxa"/>
          </w:tcPr>
          <w:p w14:paraId="3CC1F0DD" w14:textId="7635E7F5" w:rsidR="306FDB17" w:rsidRPr="002460BC" w:rsidRDefault="306FDB17" w:rsidP="00023DD0">
            <w:pPr>
              <w:rPr>
                <w:rFonts w:ascii="Arial" w:hAnsi="Arial" w:cs="Arial"/>
                <w:b/>
                <w:bCs/>
                <w:sz w:val="22"/>
                <w:szCs w:val="22"/>
              </w:rPr>
            </w:pPr>
            <w:r w:rsidRPr="002460BC">
              <w:rPr>
                <w:rFonts w:ascii="Arial" w:hAnsi="Arial" w:cs="Arial"/>
                <w:b/>
                <w:bCs/>
                <w:sz w:val="22"/>
                <w:szCs w:val="22"/>
              </w:rPr>
              <w:t>Total</w:t>
            </w:r>
          </w:p>
        </w:tc>
        <w:tc>
          <w:tcPr>
            <w:tcW w:w="1050" w:type="dxa"/>
          </w:tcPr>
          <w:p w14:paraId="27728C1C" w14:textId="3E831F3F" w:rsidR="306FDB17" w:rsidRPr="002460BC" w:rsidRDefault="306FDB17" w:rsidP="00023DD0">
            <w:pPr>
              <w:jc w:val="center"/>
              <w:rPr>
                <w:rFonts w:ascii="Arial" w:hAnsi="Arial" w:cs="Arial"/>
                <w:b/>
                <w:bCs/>
                <w:sz w:val="22"/>
                <w:szCs w:val="22"/>
              </w:rPr>
            </w:pPr>
            <w:r w:rsidRPr="002460BC">
              <w:rPr>
                <w:rFonts w:ascii="Arial" w:hAnsi="Arial" w:cs="Arial"/>
                <w:b/>
                <w:bCs/>
                <w:sz w:val="22"/>
                <w:szCs w:val="22"/>
              </w:rPr>
              <w:t>20</w:t>
            </w:r>
          </w:p>
        </w:tc>
        <w:tc>
          <w:tcPr>
            <w:tcW w:w="1125" w:type="dxa"/>
          </w:tcPr>
          <w:p w14:paraId="64BE3D14" w14:textId="6316F74E" w:rsidR="306FDB17" w:rsidRPr="007F3D5B" w:rsidRDefault="306FDB17" w:rsidP="00023DD0">
            <w:pPr>
              <w:rPr>
                <w:rFonts w:ascii="Arial" w:hAnsi="Arial" w:cs="Arial"/>
                <w:sz w:val="22"/>
                <w:szCs w:val="22"/>
              </w:rPr>
            </w:pPr>
          </w:p>
        </w:tc>
      </w:tr>
    </w:tbl>
    <w:p w14:paraId="58DAA336" w14:textId="16C5F736" w:rsidR="00E65E11" w:rsidRPr="007F3D5B" w:rsidRDefault="00E65E11" w:rsidP="00023DD0">
      <w:pPr>
        <w:pStyle w:val="ListParagraph"/>
        <w:spacing w:after="0" w:line="240" w:lineRule="auto"/>
        <w:ind w:left="0"/>
        <w:rPr>
          <w:rFonts w:ascii="Arial" w:hAnsi="Arial" w:cs="Arial"/>
        </w:rPr>
      </w:pPr>
      <w:bookmarkStart w:id="14" w:name="_Hlk66951397"/>
    </w:p>
    <w:p w14:paraId="44B785BF" w14:textId="7A17125F" w:rsidR="00756839" w:rsidRPr="0052368E" w:rsidRDefault="00E65E11" w:rsidP="005413FC">
      <w:pPr>
        <w:pStyle w:val="ListParagraph"/>
        <w:numPr>
          <w:ilvl w:val="4"/>
          <w:numId w:val="22"/>
        </w:numPr>
        <w:spacing w:line="240" w:lineRule="auto"/>
        <w:rPr>
          <w:rFonts w:ascii="Arial" w:hAnsi="Arial" w:cs="Arial"/>
        </w:rPr>
      </w:pPr>
      <w:r w:rsidRPr="0052368E">
        <w:rPr>
          <w:rFonts w:ascii="Arial" w:hAnsi="Arial" w:cs="Arial"/>
        </w:rPr>
        <w:t>Digest for 1 hour at 37°C</w:t>
      </w:r>
    </w:p>
    <w:p w14:paraId="7E56FADF" w14:textId="1116CD56" w:rsidR="00E65E11" w:rsidRPr="00C7316D" w:rsidRDefault="00E65E11" w:rsidP="005413FC">
      <w:pPr>
        <w:pStyle w:val="ListParagraph"/>
        <w:numPr>
          <w:ilvl w:val="4"/>
          <w:numId w:val="22"/>
        </w:numPr>
        <w:spacing w:line="240" w:lineRule="auto"/>
        <w:rPr>
          <w:rFonts w:ascii="Arial" w:hAnsi="Arial" w:cs="Arial"/>
        </w:rPr>
      </w:pPr>
      <w:r w:rsidRPr="007F3D5B">
        <w:rPr>
          <w:rFonts w:ascii="Arial" w:hAnsi="Arial" w:cs="Arial"/>
        </w:rPr>
        <w:t xml:space="preserve">Run digests in </w:t>
      </w:r>
      <w:r w:rsidR="00F614C0">
        <w:rPr>
          <w:rFonts w:ascii="Arial" w:hAnsi="Arial" w:cs="Arial"/>
        </w:rPr>
        <w:t xml:space="preserve">a </w:t>
      </w:r>
      <w:r w:rsidRPr="007F3D5B">
        <w:rPr>
          <w:rFonts w:ascii="Arial" w:hAnsi="Arial" w:cs="Arial"/>
        </w:rPr>
        <w:t>1% TAE Agarose Gel for 1 hour</w:t>
      </w:r>
      <w:r w:rsidR="00F614C0">
        <w:rPr>
          <w:rFonts w:ascii="Arial" w:hAnsi="Arial" w:cs="Arial"/>
        </w:rPr>
        <w:t xml:space="preserve"> at 100V</w:t>
      </w:r>
      <w:r w:rsidRPr="007F3D5B">
        <w:rPr>
          <w:rFonts w:ascii="Arial" w:hAnsi="Arial" w:cs="Arial"/>
        </w:rPr>
        <w:t xml:space="preserve"> and check for proper band size (positive clones will </w:t>
      </w:r>
      <w:r w:rsidRPr="00C7316D">
        <w:rPr>
          <w:rFonts w:ascii="Arial" w:hAnsi="Arial" w:cs="Arial"/>
        </w:rPr>
        <w:t>have a band at the same size as the original insert).</w:t>
      </w:r>
    </w:p>
    <w:bookmarkEnd w:id="14"/>
    <w:p w14:paraId="69E3277C" w14:textId="77777777" w:rsidR="00E65E11" w:rsidRPr="007F3D5B" w:rsidRDefault="00E65E11" w:rsidP="00023DD0">
      <w:pPr>
        <w:pStyle w:val="ListParagraph"/>
        <w:spacing w:after="0" w:line="240" w:lineRule="auto"/>
        <w:ind w:left="360"/>
        <w:rPr>
          <w:rFonts w:ascii="Arial" w:hAnsi="Arial" w:cs="Arial"/>
        </w:rPr>
      </w:pPr>
    </w:p>
    <w:p w14:paraId="10B923A4" w14:textId="0BDA9DF0" w:rsidR="00E65E11" w:rsidRDefault="00E65E11" w:rsidP="005413FC">
      <w:pPr>
        <w:pStyle w:val="ListParagraph"/>
        <w:numPr>
          <w:ilvl w:val="0"/>
          <w:numId w:val="14"/>
        </w:numPr>
        <w:spacing w:after="0" w:line="240" w:lineRule="auto"/>
        <w:ind w:left="360"/>
        <w:rPr>
          <w:rFonts w:ascii="Arial" w:hAnsi="Arial" w:cs="Arial"/>
        </w:rPr>
      </w:pPr>
      <w:r w:rsidRPr="007F3D5B">
        <w:rPr>
          <w:rFonts w:ascii="Arial" w:hAnsi="Arial" w:cs="Arial"/>
        </w:rPr>
        <w:t>Set up sequencing PCR reactions on 2-4 positive minipreps from each</w:t>
      </w:r>
      <w:r w:rsidR="002604B8">
        <w:rPr>
          <w:rFonts w:ascii="Arial" w:hAnsi="Arial" w:cs="Arial"/>
        </w:rPr>
        <w:t xml:space="preserve"> ligation</w:t>
      </w:r>
      <w:r w:rsidRPr="007F3D5B">
        <w:rPr>
          <w:rFonts w:ascii="Arial" w:hAnsi="Arial" w:cs="Arial"/>
        </w:rPr>
        <w:t xml:space="preserve"> using a </w:t>
      </w:r>
      <w:r w:rsidR="002460BC">
        <w:rPr>
          <w:rFonts w:ascii="Arial" w:hAnsi="Arial" w:cs="Arial"/>
        </w:rPr>
        <w:t xml:space="preserve">common </w:t>
      </w:r>
      <w:r w:rsidRPr="007F3D5B">
        <w:rPr>
          <w:rFonts w:ascii="Arial" w:hAnsi="Arial" w:cs="Arial"/>
        </w:rPr>
        <w:t>forward and reverse primer</w:t>
      </w:r>
      <w:r w:rsidR="007D6F62" w:rsidRPr="007F3D5B">
        <w:rPr>
          <w:rFonts w:ascii="Arial" w:hAnsi="Arial" w:cs="Arial"/>
        </w:rPr>
        <w:t xml:space="preserve"> (i.e. one reaction with the forward primer, a separate reaction with the reverse</w:t>
      </w:r>
      <w:r w:rsidR="008D5099">
        <w:rPr>
          <w:rFonts w:ascii="Arial" w:hAnsi="Arial" w:cs="Arial"/>
        </w:rPr>
        <w:t xml:space="preserve"> primer</w:t>
      </w:r>
      <w:r w:rsidR="007D6F62" w:rsidRPr="007F3D5B">
        <w:rPr>
          <w:rFonts w:ascii="Arial" w:hAnsi="Arial" w:cs="Arial"/>
        </w:rPr>
        <w:t>)</w:t>
      </w:r>
      <w:r w:rsidR="002460BC">
        <w:rPr>
          <w:rFonts w:ascii="Arial" w:hAnsi="Arial" w:cs="Arial"/>
        </w:rPr>
        <w:t>, as well as several primers that sit in the middle of your specific insert</w:t>
      </w:r>
      <w:r w:rsidR="002604B8">
        <w:rPr>
          <w:rFonts w:ascii="Arial" w:hAnsi="Arial" w:cs="Arial"/>
        </w:rPr>
        <w:t>.  Choose ONE of the following methods</w:t>
      </w:r>
      <w:r w:rsidR="008D5099">
        <w:rPr>
          <w:rFonts w:ascii="Arial" w:hAnsi="Arial" w:cs="Arial"/>
        </w:rPr>
        <w:t xml:space="preserve"> below, either A or B.  Use recommended core sequencing tubes for reactions (</w:t>
      </w:r>
      <w:r w:rsidR="008D5099" w:rsidRPr="008D5099">
        <w:rPr>
          <w:rFonts w:ascii="Arial" w:hAnsi="Arial" w:cs="Arial"/>
        </w:rPr>
        <w:t>Core facility requirements:  strip tubes with strip caps and labeled numerically.  Individual tubes or strip tubes with individual lids will not be accepted.  FisherBrand strip tubes, cat. #14230210, or equivalent are recommended)</w:t>
      </w:r>
      <w:r w:rsidR="008D5099">
        <w:rPr>
          <w:rFonts w:ascii="Arial" w:hAnsi="Arial" w:cs="Arial"/>
        </w:rPr>
        <w:t>.</w:t>
      </w:r>
    </w:p>
    <w:p w14:paraId="5E2FB39D" w14:textId="77777777" w:rsidR="00023DD0" w:rsidRDefault="00023DD0" w:rsidP="00023DD0">
      <w:pPr>
        <w:rPr>
          <w:rFonts w:ascii="Arial" w:hAnsi="Arial" w:cs="Arial"/>
        </w:rPr>
      </w:pPr>
    </w:p>
    <w:p w14:paraId="5E48615E" w14:textId="364FA3B8" w:rsidR="0052368E" w:rsidRPr="0052368E" w:rsidRDefault="00D925DE" w:rsidP="005413FC">
      <w:pPr>
        <w:pStyle w:val="ListParagraph"/>
        <w:numPr>
          <w:ilvl w:val="0"/>
          <w:numId w:val="32"/>
        </w:numPr>
        <w:spacing w:line="240" w:lineRule="auto"/>
        <w:rPr>
          <w:rFonts w:ascii="Arial" w:hAnsi="Arial" w:cs="Arial"/>
        </w:rPr>
      </w:pPr>
      <w:r w:rsidRPr="00D925DE">
        <w:rPr>
          <w:rFonts w:ascii="Arial" w:hAnsi="Arial" w:cs="Arial"/>
        </w:rPr>
        <w:t>For “Ready to Go” sequencing reactions:</w:t>
      </w:r>
    </w:p>
    <w:tbl>
      <w:tblPr>
        <w:tblStyle w:val="TableGrid"/>
        <w:tblW w:w="0" w:type="auto"/>
        <w:tblInd w:w="1115" w:type="dxa"/>
        <w:tblLayout w:type="fixed"/>
        <w:tblLook w:val="06A0" w:firstRow="1" w:lastRow="0" w:firstColumn="1" w:lastColumn="0" w:noHBand="1" w:noVBand="1"/>
      </w:tblPr>
      <w:tblGrid>
        <w:gridCol w:w="2970"/>
        <w:gridCol w:w="1050"/>
        <w:gridCol w:w="1125"/>
      </w:tblGrid>
      <w:tr w:rsidR="0052368E" w:rsidRPr="007F3D5B" w14:paraId="22EC90C9" w14:textId="77777777" w:rsidTr="0074591B">
        <w:tc>
          <w:tcPr>
            <w:tcW w:w="2970" w:type="dxa"/>
          </w:tcPr>
          <w:p w14:paraId="19CC492A" w14:textId="77777777" w:rsidR="0052368E" w:rsidRPr="008168FE" w:rsidRDefault="0052368E" w:rsidP="00023DD0">
            <w:pPr>
              <w:rPr>
                <w:rFonts w:ascii="Arial" w:hAnsi="Arial" w:cs="Arial"/>
                <w:b/>
                <w:bCs/>
                <w:sz w:val="22"/>
                <w:szCs w:val="22"/>
              </w:rPr>
            </w:pPr>
            <w:r w:rsidRPr="008168FE">
              <w:rPr>
                <w:rFonts w:ascii="Arial" w:hAnsi="Arial" w:cs="Arial"/>
                <w:b/>
                <w:bCs/>
                <w:sz w:val="22"/>
                <w:szCs w:val="22"/>
              </w:rPr>
              <w:t>Component</w:t>
            </w:r>
          </w:p>
        </w:tc>
        <w:tc>
          <w:tcPr>
            <w:tcW w:w="1050" w:type="dxa"/>
          </w:tcPr>
          <w:p w14:paraId="4D1F86F4" w14:textId="77777777" w:rsidR="0052368E" w:rsidRPr="008168FE" w:rsidRDefault="0052368E" w:rsidP="00023DD0">
            <w:pPr>
              <w:rPr>
                <w:rFonts w:ascii="Arial" w:hAnsi="Arial" w:cs="Arial"/>
                <w:b/>
                <w:bCs/>
                <w:sz w:val="22"/>
                <w:szCs w:val="22"/>
              </w:rPr>
            </w:pPr>
            <w:r w:rsidRPr="008168FE">
              <w:rPr>
                <w:rFonts w:ascii="Arial" w:hAnsi="Arial" w:cs="Arial"/>
                <w:b/>
                <w:bCs/>
                <w:sz w:val="22"/>
                <w:szCs w:val="22"/>
              </w:rPr>
              <w:t>1X (</w:t>
            </w:r>
            <w:r w:rsidRPr="008168FE">
              <w:rPr>
                <w:rFonts w:ascii="Arial" w:hAnsi="Arial" w:cs="Arial"/>
                <w:b/>
                <w:bCs/>
                <w:color w:val="000000"/>
                <w:sz w:val="22"/>
                <w:szCs w:val="22"/>
              </w:rPr>
              <w:t>μ</w:t>
            </w:r>
            <w:r w:rsidRPr="008168FE">
              <w:rPr>
                <w:rFonts w:ascii="Arial" w:hAnsi="Arial" w:cs="Arial"/>
                <w:b/>
                <w:bCs/>
                <w:sz w:val="22"/>
                <w:szCs w:val="22"/>
              </w:rPr>
              <w:t>l)</w:t>
            </w:r>
          </w:p>
        </w:tc>
        <w:tc>
          <w:tcPr>
            <w:tcW w:w="1125" w:type="dxa"/>
          </w:tcPr>
          <w:p w14:paraId="4D892F68" w14:textId="77777777" w:rsidR="0052368E" w:rsidRPr="008168FE" w:rsidRDefault="0052368E" w:rsidP="00023DD0">
            <w:pPr>
              <w:rPr>
                <w:rFonts w:ascii="Arial" w:hAnsi="Arial" w:cs="Arial"/>
                <w:b/>
                <w:bCs/>
                <w:sz w:val="22"/>
                <w:szCs w:val="22"/>
              </w:rPr>
            </w:pPr>
            <w:r w:rsidRPr="008168FE">
              <w:rPr>
                <w:rFonts w:ascii="Arial" w:hAnsi="Arial" w:cs="Arial"/>
                <w:b/>
                <w:bCs/>
                <w:sz w:val="22"/>
                <w:szCs w:val="22"/>
              </w:rPr>
              <w:t>_X</w:t>
            </w:r>
          </w:p>
        </w:tc>
      </w:tr>
      <w:tr w:rsidR="0052368E" w:rsidRPr="007F3D5B" w14:paraId="3C17EC3F" w14:textId="77777777" w:rsidTr="0074591B">
        <w:tc>
          <w:tcPr>
            <w:tcW w:w="2970" w:type="dxa"/>
          </w:tcPr>
          <w:p w14:paraId="687B26FD" w14:textId="77777777" w:rsidR="0052368E" w:rsidRPr="008168FE" w:rsidRDefault="0052368E" w:rsidP="00023DD0">
            <w:pPr>
              <w:rPr>
                <w:rFonts w:ascii="Arial" w:hAnsi="Arial" w:cs="Arial"/>
                <w:sz w:val="22"/>
                <w:szCs w:val="22"/>
              </w:rPr>
            </w:pPr>
            <w:r w:rsidRPr="008168FE">
              <w:rPr>
                <w:rFonts w:ascii="Arial" w:hAnsi="Arial" w:cs="Arial"/>
                <w:sz w:val="22"/>
                <w:szCs w:val="22"/>
              </w:rPr>
              <w:t>Miniprep DNA</w:t>
            </w:r>
          </w:p>
        </w:tc>
        <w:tc>
          <w:tcPr>
            <w:tcW w:w="1050" w:type="dxa"/>
          </w:tcPr>
          <w:p w14:paraId="5793AC0C" w14:textId="77777777" w:rsidR="0052368E" w:rsidRPr="008168FE" w:rsidRDefault="0052368E" w:rsidP="00023DD0">
            <w:pPr>
              <w:jc w:val="center"/>
              <w:rPr>
                <w:rFonts w:ascii="Arial" w:hAnsi="Arial" w:cs="Arial"/>
                <w:sz w:val="22"/>
                <w:szCs w:val="22"/>
              </w:rPr>
            </w:pPr>
            <w:r w:rsidRPr="008168FE">
              <w:rPr>
                <w:rFonts w:ascii="Arial" w:hAnsi="Arial" w:cs="Arial"/>
                <w:sz w:val="22"/>
                <w:szCs w:val="22"/>
              </w:rPr>
              <w:t>1</w:t>
            </w:r>
          </w:p>
        </w:tc>
        <w:tc>
          <w:tcPr>
            <w:tcW w:w="1125" w:type="dxa"/>
          </w:tcPr>
          <w:p w14:paraId="573C3707" w14:textId="77777777" w:rsidR="0052368E" w:rsidRPr="008168FE" w:rsidRDefault="0052368E" w:rsidP="00023DD0">
            <w:pPr>
              <w:rPr>
                <w:rFonts w:ascii="Arial" w:hAnsi="Arial" w:cs="Arial"/>
                <w:sz w:val="22"/>
                <w:szCs w:val="22"/>
              </w:rPr>
            </w:pPr>
          </w:p>
        </w:tc>
      </w:tr>
      <w:tr w:rsidR="0052368E" w:rsidRPr="007F3D5B" w14:paraId="19E179F4" w14:textId="77777777" w:rsidTr="0074591B">
        <w:tc>
          <w:tcPr>
            <w:tcW w:w="2970" w:type="dxa"/>
          </w:tcPr>
          <w:p w14:paraId="7CCF0B85" w14:textId="77777777" w:rsidR="0052368E" w:rsidRPr="008168FE" w:rsidRDefault="0052368E" w:rsidP="00023DD0">
            <w:pPr>
              <w:rPr>
                <w:rFonts w:ascii="Arial" w:hAnsi="Arial" w:cs="Arial"/>
                <w:sz w:val="22"/>
                <w:szCs w:val="22"/>
              </w:rPr>
            </w:pPr>
            <w:r w:rsidRPr="008168FE">
              <w:rPr>
                <w:rFonts w:ascii="Arial" w:hAnsi="Arial" w:cs="Arial"/>
                <w:sz w:val="22"/>
                <w:szCs w:val="22"/>
              </w:rPr>
              <w:t>Primer (10 µM)</w:t>
            </w:r>
          </w:p>
        </w:tc>
        <w:tc>
          <w:tcPr>
            <w:tcW w:w="1050" w:type="dxa"/>
          </w:tcPr>
          <w:p w14:paraId="2DF9D6F7" w14:textId="77777777" w:rsidR="0052368E" w:rsidRPr="008168FE" w:rsidRDefault="0052368E" w:rsidP="00023DD0">
            <w:pPr>
              <w:jc w:val="center"/>
              <w:rPr>
                <w:rFonts w:ascii="Arial" w:hAnsi="Arial" w:cs="Arial"/>
                <w:sz w:val="22"/>
                <w:szCs w:val="22"/>
              </w:rPr>
            </w:pPr>
            <w:r w:rsidRPr="008168FE">
              <w:rPr>
                <w:rFonts w:ascii="Arial" w:hAnsi="Arial" w:cs="Arial"/>
                <w:sz w:val="22"/>
                <w:szCs w:val="22"/>
              </w:rPr>
              <w:t>0.5</w:t>
            </w:r>
          </w:p>
        </w:tc>
        <w:tc>
          <w:tcPr>
            <w:tcW w:w="1125" w:type="dxa"/>
          </w:tcPr>
          <w:p w14:paraId="64B8A010" w14:textId="77777777" w:rsidR="0052368E" w:rsidRPr="008168FE" w:rsidRDefault="0052368E" w:rsidP="00023DD0">
            <w:pPr>
              <w:rPr>
                <w:rFonts w:ascii="Arial" w:hAnsi="Arial" w:cs="Arial"/>
                <w:sz w:val="22"/>
                <w:szCs w:val="22"/>
              </w:rPr>
            </w:pPr>
          </w:p>
        </w:tc>
      </w:tr>
      <w:tr w:rsidR="0052368E" w:rsidRPr="007F3D5B" w14:paraId="75B6E18D" w14:textId="77777777" w:rsidTr="0074591B">
        <w:tc>
          <w:tcPr>
            <w:tcW w:w="2970" w:type="dxa"/>
          </w:tcPr>
          <w:p w14:paraId="7A104DF1" w14:textId="77777777" w:rsidR="0052368E" w:rsidRPr="008168FE" w:rsidRDefault="0052368E" w:rsidP="00023DD0">
            <w:pPr>
              <w:rPr>
                <w:rFonts w:ascii="Arial" w:hAnsi="Arial" w:cs="Arial"/>
                <w:sz w:val="22"/>
                <w:szCs w:val="22"/>
              </w:rPr>
            </w:pPr>
            <w:r w:rsidRPr="008168FE">
              <w:rPr>
                <w:rFonts w:ascii="Arial" w:hAnsi="Arial" w:cs="Arial"/>
                <w:sz w:val="22"/>
                <w:szCs w:val="22"/>
              </w:rPr>
              <w:t>BigDye®Mix</w:t>
            </w:r>
          </w:p>
        </w:tc>
        <w:tc>
          <w:tcPr>
            <w:tcW w:w="1050" w:type="dxa"/>
          </w:tcPr>
          <w:p w14:paraId="5E8B219E" w14:textId="77777777" w:rsidR="0052368E" w:rsidRPr="008168FE" w:rsidRDefault="0052368E" w:rsidP="00023DD0">
            <w:pPr>
              <w:jc w:val="center"/>
              <w:rPr>
                <w:rFonts w:ascii="Arial" w:hAnsi="Arial" w:cs="Arial"/>
                <w:sz w:val="22"/>
                <w:szCs w:val="22"/>
              </w:rPr>
            </w:pPr>
            <w:r w:rsidRPr="008168FE">
              <w:rPr>
                <w:rFonts w:ascii="Arial" w:hAnsi="Arial" w:cs="Arial"/>
                <w:sz w:val="22"/>
                <w:szCs w:val="22"/>
              </w:rPr>
              <w:t>2</w:t>
            </w:r>
          </w:p>
        </w:tc>
        <w:tc>
          <w:tcPr>
            <w:tcW w:w="1125" w:type="dxa"/>
          </w:tcPr>
          <w:p w14:paraId="1A958909" w14:textId="77777777" w:rsidR="0052368E" w:rsidRPr="008168FE" w:rsidRDefault="0052368E" w:rsidP="00023DD0">
            <w:pPr>
              <w:rPr>
                <w:rFonts w:ascii="Arial" w:hAnsi="Arial" w:cs="Arial"/>
                <w:sz w:val="22"/>
                <w:szCs w:val="22"/>
              </w:rPr>
            </w:pPr>
          </w:p>
        </w:tc>
      </w:tr>
      <w:tr w:rsidR="0052368E" w:rsidRPr="007F3D5B" w14:paraId="2D315162" w14:textId="77777777" w:rsidTr="0074591B">
        <w:tc>
          <w:tcPr>
            <w:tcW w:w="2970" w:type="dxa"/>
          </w:tcPr>
          <w:p w14:paraId="03F7E2C6" w14:textId="77777777" w:rsidR="0052368E" w:rsidRPr="008168FE" w:rsidRDefault="0052368E" w:rsidP="00023DD0">
            <w:pPr>
              <w:rPr>
                <w:rFonts w:ascii="Arial" w:hAnsi="Arial" w:cs="Arial"/>
                <w:sz w:val="22"/>
                <w:szCs w:val="22"/>
              </w:rPr>
            </w:pPr>
            <w:r w:rsidRPr="008168FE">
              <w:rPr>
                <w:rFonts w:ascii="Arial" w:hAnsi="Arial" w:cs="Arial"/>
                <w:sz w:val="22"/>
                <w:szCs w:val="22"/>
              </w:rPr>
              <w:lastRenderedPageBreak/>
              <w:t>DMSO</w:t>
            </w:r>
          </w:p>
        </w:tc>
        <w:tc>
          <w:tcPr>
            <w:tcW w:w="1050" w:type="dxa"/>
          </w:tcPr>
          <w:p w14:paraId="57C385D8" w14:textId="77777777" w:rsidR="0052368E" w:rsidRPr="008168FE" w:rsidRDefault="0052368E" w:rsidP="00023DD0">
            <w:pPr>
              <w:jc w:val="center"/>
              <w:rPr>
                <w:rFonts w:ascii="Arial" w:hAnsi="Arial" w:cs="Arial"/>
                <w:sz w:val="22"/>
                <w:szCs w:val="22"/>
              </w:rPr>
            </w:pPr>
            <w:r w:rsidRPr="008168FE">
              <w:rPr>
                <w:rFonts w:ascii="Arial" w:hAnsi="Arial" w:cs="Arial"/>
                <w:sz w:val="22"/>
                <w:szCs w:val="22"/>
              </w:rPr>
              <w:t>0.5</w:t>
            </w:r>
          </w:p>
        </w:tc>
        <w:tc>
          <w:tcPr>
            <w:tcW w:w="1125" w:type="dxa"/>
          </w:tcPr>
          <w:p w14:paraId="02F286FD" w14:textId="77777777" w:rsidR="0052368E" w:rsidRPr="008168FE" w:rsidRDefault="0052368E" w:rsidP="00023DD0">
            <w:pPr>
              <w:rPr>
                <w:rFonts w:ascii="Arial" w:hAnsi="Arial" w:cs="Arial"/>
                <w:sz w:val="22"/>
                <w:szCs w:val="22"/>
              </w:rPr>
            </w:pPr>
          </w:p>
        </w:tc>
      </w:tr>
      <w:tr w:rsidR="0052368E" w:rsidRPr="007F3D5B" w14:paraId="117BF97A" w14:textId="77777777" w:rsidTr="0074591B">
        <w:tc>
          <w:tcPr>
            <w:tcW w:w="2970" w:type="dxa"/>
          </w:tcPr>
          <w:p w14:paraId="580BDC4B" w14:textId="77777777" w:rsidR="0052368E" w:rsidRPr="008168FE" w:rsidRDefault="0052368E" w:rsidP="00023DD0">
            <w:pPr>
              <w:rPr>
                <w:rFonts w:ascii="Arial" w:hAnsi="Arial" w:cs="Arial"/>
                <w:sz w:val="22"/>
                <w:szCs w:val="22"/>
                <w:u w:val="single"/>
              </w:rPr>
            </w:pPr>
            <w:r w:rsidRPr="008168FE">
              <w:rPr>
                <w:rFonts w:ascii="Arial" w:hAnsi="Arial" w:cs="Arial"/>
                <w:sz w:val="22"/>
                <w:szCs w:val="22"/>
              </w:rPr>
              <w:t>MBG Water</w:t>
            </w:r>
          </w:p>
        </w:tc>
        <w:tc>
          <w:tcPr>
            <w:tcW w:w="1050" w:type="dxa"/>
          </w:tcPr>
          <w:p w14:paraId="5A0F02DC" w14:textId="77777777" w:rsidR="0052368E" w:rsidRPr="008168FE" w:rsidRDefault="0052368E" w:rsidP="00023DD0">
            <w:pPr>
              <w:jc w:val="center"/>
              <w:rPr>
                <w:rFonts w:ascii="Arial" w:hAnsi="Arial" w:cs="Arial"/>
                <w:sz w:val="22"/>
                <w:szCs w:val="22"/>
              </w:rPr>
            </w:pPr>
            <w:r w:rsidRPr="008168FE">
              <w:rPr>
                <w:rFonts w:ascii="Arial" w:hAnsi="Arial" w:cs="Arial"/>
                <w:sz w:val="22"/>
                <w:szCs w:val="22"/>
              </w:rPr>
              <w:t>6</w:t>
            </w:r>
          </w:p>
        </w:tc>
        <w:tc>
          <w:tcPr>
            <w:tcW w:w="1125" w:type="dxa"/>
          </w:tcPr>
          <w:p w14:paraId="0CED950E" w14:textId="77777777" w:rsidR="0052368E" w:rsidRPr="008168FE" w:rsidRDefault="0052368E" w:rsidP="00023DD0">
            <w:pPr>
              <w:rPr>
                <w:rFonts w:ascii="Arial" w:hAnsi="Arial" w:cs="Arial"/>
                <w:sz w:val="22"/>
                <w:szCs w:val="22"/>
              </w:rPr>
            </w:pPr>
          </w:p>
        </w:tc>
      </w:tr>
      <w:tr w:rsidR="0052368E" w:rsidRPr="007F3D5B" w14:paraId="5AFBF4EE" w14:textId="77777777" w:rsidTr="0074591B">
        <w:tc>
          <w:tcPr>
            <w:tcW w:w="2970" w:type="dxa"/>
          </w:tcPr>
          <w:p w14:paraId="5C1E8A6C" w14:textId="77777777" w:rsidR="0052368E" w:rsidRPr="002460BC" w:rsidRDefault="0052368E" w:rsidP="00023DD0">
            <w:pPr>
              <w:rPr>
                <w:rFonts w:ascii="Arial" w:hAnsi="Arial" w:cs="Arial"/>
                <w:b/>
                <w:bCs/>
                <w:sz w:val="22"/>
                <w:szCs w:val="22"/>
              </w:rPr>
            </w:pPr>
            <w:r w:rsidRPr="002460BC">
              <w:rPr>
                <w:rFonts w:ascii="Arial" w:hAnsi="Arial" w:cs="Arial"/>
                <w:b/>
                <w:bCs/>
                <w:sz w:val="22"/>
                <w:szCs w:val="22"/>
              </w:rPr>
              <w:t>Total</w:t>
            </w:r>
          </w:p>
        </w:tc>
        <w:tc>
          <w:tcPr>
            <w:tcW w:w="1050" w:type="dxa"/>
          </w:tcPr>
          <w:p w14:paraId="1AB1278E" w14:textId="77777777" w:rsidR="0052368E" w:rsidRPr="002460BC" w:rsidRDefault="0052368E" w:rsidP="00023DD0">
            <w:pPr>
              <w:jc w:val="center"/>
              <w:rPr>
                <w:rFonts w:ascii="Arial" w:hAnsi="Arial" w:cs="Arial"/>
                <w:b/>
                <w:bCs/>
                <w:sz w:val="22"/>
                <w:szCs w:val="22"/>
              </w:rPr>
            </w:pPr>
            <w:r w:rsidRPr="002460BC">
              <w:rPr>
                <w:rFonts w:ascii="Arial" w:hAnsi="Arial" w:cs="Arial"/>
                <w:b/>
                <w:bCs/>
                <w:sz w:val="22"/>
                <w:szCs w:val="22"/>
              </w:rPr>
              <w:t>10</w:t>
            </w:r>
          </w:p>
        </w:tc>
        <w:tc>
          <w:tcPr>
            <w:tcW w:w="1125" w:type="dxa"/>
          </w:tcPr>
          <w:p w14:paraId="19472FA8" w14:textId="77777777" w:rsidR="0052368E" w:rsidRPr="008168FE" w:rsidRDefault="0052368E" w:rsidP="00023DD0">
            <w:pPr>
              <w:rPr>
                <w:rFonts w:ascii="Arial" w:hAnsi="Arial" w:cs="Arial"/>
                <w:sz w:val="22"/>
                <w:szCs w:val="22"/>
              </w:rPr>
            </w:pPr>
          </w:p>
        </w:tc>
      </w:tr>
    </w:tbl>
    <w:p w14:paraId="0EF03172" w14:textId="77777777" w:rsidR="0052368E" w:rsidRPr="007F3D5B" w:rsidRDefault="0052368E" w:rsidP="00023DD0">
      <w:pPr>
        <w:pStyle w:val="ListParagraph"/>
        <w:spacing w:after="0" w:line="240" w:lineRule="auto"/>
        <w:ind w:left="0"/>
        <w:rPr>
          <w:rFonts w:ascii="Arial" w:hAnsi="Arial" w:cs="Arial"/>
        </w:rPr>
      </w:pPr>
      <w:bookmarkStart w:id="15" w:name="_Hlk66952674"/>
    </w:p>
    <w:p w14:paraId="2FA593DE" w14:textId="28A5F385" w:rsidR="0052368E" w:rsidRDefault="002460BC" w:rsidP="005413FC">
      <w:pPr>
        <w:pStyle w:val="ListParagraph"/>
        <w:numPr>
          <w:ilvl w:val="0"/>
          <w:numId w:val="31"/>
        </w:numPr>
        <w:spacing w:line="240" w:lineRule="auto"/>
        <w:rPr>
          <w:rFonts w:ascii="Arial" w:hAnsi="Arial" w:cs="Arial"/>
        </w:rPr>
      </w:pPr>
      <w:bookmarkStart w:id="16" w:name="_Hlk66952604"/>
      <w:r>
        <w:rPr>
          <w:rFonts w:ascii="Arial" w:hAnsi="Arial" w:cs="Arial"/>
        </w:rPr>
        <w:t xml:space="preserve">Common </w:t>
      </w:r>
      <w:r w:rsidR="0052368E" w:rsidRPr="002604B8">
        <w:rPr>
          <w:rFonts w:ascii="Arial" w:hAnsi="Arial" w:cs="Arial"/>
        </w:rPr>
        <w:t>Forward Primer:  pRRL.PPT_JG2_BB_8775_Seq_F</w:t>
      </w:r>
    </w:p>
    <w:p w14:paraId="7E2680FD" w14:textId="6932176F" w:rsidR="0052368E" w:rsidRPr="002604B8" w:rsidRDefault="002460BC" w:rsidP="005413FC">
      <w:pPr>
        <w:pStyle w:val="ListParagraph"/>
        <w:numPr>
          <w:ilvl w:val="0"/>
          <w:numId w:val="31"/>
        </w:numPr>
        <w:spacing w:after="0" w:line="240" w:lineRule="auto"/>
        <w:rPr>
          <w:rFonts w:ascii="Arial" w:hAnsi="Arial" w:cs="Arial"/>
        </w:rPr>
      </w:pPr>
      <w:r>
        <w:rPr>
          <w:rFonts w:ascii="Arial" w:hAnsi="Arial" w:cs="Arial"/>
        </w:rPr>
        <w:t xml:space="preserve">Common </w:t>
      </w:r>
      <w:r w:rsidR="0052368E" w:rsidRPr="002604B8">
        <w:rPr>
          <w:rFonts w:ascii="Arial" w:hAnsi="Arial" w:cs="Arial"/>
        </w:rPr>
        <w:t>Reverse Primer:  pRRL.PPT_RQR8_Seq_R</w:t>
      </w:r>
    </w:p>
    <w:tbl>
      <w:tblPr>
        <w:tblStyle w:val="TableGrid"/>
        <w:tblpPr w:leftFromText="180" w:rightFromText="180" w:vertAnchor="text" w:horzAnchor="page" w:tblpX="1887" w:tblpY="396"/>
        <w:tblW w:w="0" w:type="auto"/>
        <w:tblLayout w:type="fixed"/>
        <w:tblLook w:val="06A0" w:firstRow="1" w:lastRow="0" w:firstColumn="1" w:lastColumn="0" w:noHBand="1" w:noVBand="1"/>
      </w:tblPr>
      <w:tblGrid>
        <w:gridCol w:w="1975"/>
        <w:gridCol w:w="1080"/>
        <w:gridCol w:w="1080"/>
      </w:tblGrid>
      <w:tr w:rsidR="0052368E" w:rsidRPr="007F3D5B" w14:paraId="07AE94E8" w14:textId="77777777" w:rsidTr="0052368E">
        <w:tc>
          <w:tcPr>
            <w:tcW w:w="1975" w:type="dxa"/>
            <w:vAlign w:val="center"/>
          </w:tcPr>
          <w:bookmarkEnd w:id="15"/>
          <w:bookmarkEnd w:id="16"/>
          <w:p w14:paraId="0C23C548" w14:textId="77777777" w:rsidR="0052368E" w:rsidRPr="007F3D5B" w:rsidRDefault="0052368E" w:rsidP="00023DD0">
            <w:pPr>
              <w:jc w:val="center"/>
              <w:rPr>
                <w:rFonts w:ascii="Arial" w:hAnsi="Arial" w:cs="Arial"/>
                <w:b/>
                <w:bCs/>
                <w:sz w:val="22"/>
                <w:szCs w:val="22"/>
              </w:rPr>
            </w:pPr>
            <w:r w:rsidRPr="007F3D5B">
              <w:rPr>
                <w:rFonts w:ascii="Arial" w:hAnsi="Arial" w:cs="Arial"/>
                <w:b/>
                <w:bCs/>
                <w:sz w:val="22"/>
                <w:szCs w:val="22"/>
              </w:rPr>
              <w:t>Temperature (C)</w:t>
            </w:r>
          </w:p>
        </w:tc>
        <w:tc>
          <w:tcPr>
            <w:tcW w:w="1080" w:type="dxa"/>
            <w:vAlign w:val="center"/>
          </w:tcPr>
          <w:p w14:paraId="53541A65" w14:textId="77777777" w:rsidR="0052368E" w:rsidRPr="007F3D5B" w:rsidRDefault="0052368E" w:rsidP="00023DD0">
            <w:pPr>
              <w:jc w:val="center"/>
              <w:rPr>
                <w:rFonts w:ascii="Arial" w:hAnsi="Arial" w:cs="Arial"/>
                <w:b/>
                <w:bCs/>
                <w:sz w:val="22"/>
                <w:szCs w:val="22"/>
              </w:rPr>
            </w:pPr>
            <w:r w:rsidRPr="007F3D5B">
              <w:rPr>
                <w:rFonts w:ascii="Arial" w:hAnsi="Arial" w:cs="Arial"/>
                <w:b/>
                <w:bCs/>
                <w:sz w:val="22"/>
                <w:szCs w:val="22"/>
              </w:rPr>
              <w:t>Time</w:t>
            </w:r>
          </w:p>
        </w:tc>
        <w:tc>
          <w:tcPr>
            <w:tcW w:w="1080" w:type="dxa"/>
            <w:vAlign w:val="center"/>
          </w:tcPr>
          <w:p w14:paraId="5C857A38" w14:textId="77777777" w:rsidR="0052368E" w:rsidRPr="007F3D5B" w:rsidRDefault="0052368E" w:rsidP="00023DD0">
            <w:pPr>
              <w:jc w:val="center"/>
              <w:rPr>
                <w:rFonts w:ascii="Arial" w:hAnsi="Arial" w:cs="Arial"/>
                <w:b/>
                <w:bCs/>
                <w:sz w:val="22"/>
                <w:szCs w:val="22"/>
              </w:rPr>
            </w:pPr>
            <w:r w:rsidRPr="007F3D5B">
              <w:rPr>
                <w:rFonts w:ascii="Arial" w:hAnsi="Arial" w:cs="Arial"/>
                <w:b/>
                <w:bCs/>
                <w:sz w:val="22"/>
                <w:szCs w:val="22"/>
              </w:rPr>
              <w:t>Cycles</w:t>
            </w:r>
          </w:p>
        </w:tc>
      </w:tr>
      <w:tr w:rsidR="0052368E" w:rsidRPr="007F3D5B" w14:paraId="48CFEE51" w14:textId="77777777" w:rsidTr="0052368E">
        <w:tc>
          <w:tcPr>
            <w:tcW w:w="1975" w:type="dxa"/>
            <w:vAlign w:val="center"/>
          </w:tcPr>
          <w:p w14:paraId="4F934499" w14:textId="77777777" w:rsidR="0052368E" w:rsidRPr="007F3D5B" w:rsidRDefault="0052368E" w:rsidP="00023DD0">
            <w:pPr>
              <w:jc w:val="center"/>
              <w:rPr>
                <w:rFonts w:ascii="Arial" w:hAnsi="Arial" w:cs="Arial"/>
                <w:sz w:val="22"/>
                <w:szCs w:val="22"/>
              </w:rPr>
            </w:pPr>
            <w:r w:rsidRPr="007F3D5B">
              <w:rPr>
                <w:rFonts w:ascii="Arial" w:hAnsi="Arial" w:cs="Arial"/>
                <w:sz w:val="22"/>
                <w:szCs w:val="22"/>
              </w:rPr>
              <w:t>96</w:t>
            </w:r>
          </w:p>
        </w:tc>
        <w:tc>
          <w:tcPr>
            <w:tcW w:w="1080" w:type="dxa"/>
            <w:vAlign w:val="center"/>
          </w:tcPr>
          <w:p w14:paraId="5FBB83E3" w14:textId="77777777" w:rsidR="0052368E" w:rsidRPr="007F3D5B" w:rsidRDefault="0052368E" w:rsidP="00023DD0">
            <w:pPr>
              <w:jc w:val="center"/>
              <w:rPr>
                <w:rFonts w:ascii="Arial" w:hAnsi="Arial" w:cs="Arial"/>
                <w:sz w:val="22"/>
                <w:szCs w:val="22"/>
              </w:rPr>
            </w:pPr>
            <w:r w:rsidRPr="007F3D5B">
              <w:rPr>
                <w:rFonts w:ascii="Arial" w:hAnsi="Arial" w:cs="Arial"/>
                <w:sz w:val="22"/>
                <w:szCs w:val="22"/>
              </w:rPr>
              <w:t>5 min</w:t>
            </w:r>
          </w:p>
        </w:tc>
        <w:tc>
          <w:tcPr>
            <w:tcW w:w="1080" w:type="dxa"/>
            <w:vAlign w:val="center"/>
          </w:tcPr>
          <w:p w14:paraId="37BF814B" w14:textId="77777777" w:rsidR="0052368E" w:rsidRPr="007F3D5B" w:rsidRDefault="0052368E" w:rsidP="00023DD0">
            <w:pPr>
              <w:jc w:val="center"/>
              <w:rPr>
                <w:rFonts w:ascii="Arial" w:hAnsi="Arial" w:cs="Arial"/>
                <w:sz w:val="22"/>
                <w:szCs w:val="22"/>
              </w:rPr>
            </w:pPr>
            <w:r w:rsidRPr="007F3D5B">
              <w:rPr>
                <w:rFonts w:ascii="Arial" w:hAnsi="Arial" w:cs="Arial"/>
                <w:sz w:val="22"/>
                <w:szCs w:val="22"/>
              </w:rPr>
              <w:t>x1</w:t>
            </w:r>
          </w:p>
        </w:tc>
      </w:tr>
      <w:tr w:rsidR="0052368E" w:rsidRPr="007F3D5B" w14:paraId="5CAEA73F" w14:textId="77777777" w:rsidTr="0052368E">
        <w:tc>
          <w:tcPr>
            <w:tcW w:w="1975" w:type="dxa"/>
            <w:vAlign w:val="center"/>
          </w:tcPr>
          <w:p w14:paraId="6BF66B9F" w14:textId="77777777" w:rsidR="0052368E" w:rsidRPr="007F3D5B" w:rsidRDefault="0052368E" w:rsidP="00023DD0">
            <w:pPr>
              <w:jc w:val="center"/>
              <w:rPr>
                <w:rFonts w:ascii="Arial" w:hAnsi="Arial" w:cs="Arial"/>
                <w:sz w:val="22"/>
                <w:szCs w:val="22"/>
              </w:rPr>
            </w:pPr>
            <w:r w:rsidRPr="007F3D5B">
              <w:rPr>
                <w:rFonts w:ascii="Arial" w:hAnsi="Arial" w:cs="Arial"/>
                <w:sz w:val="22"/>
                <w:szCs w:val="22"/>
              </w:rPr>
              <w:t>96</w:t>
            </w:r>
          </w:p>
        </w:tc>
        <w:tc>
          <w:tcPr>
            <w:tcW w:w="1080" w:type="dxa"/>
            <w:vAlign w:val="center"/>
          </w:tcPr>
          <w:p w14:paraId="678B9690" w14:textId="77777777" w:rsidR="0052368E" w:rsidRPr="007F3D5B" w:rsidRDefault="0052368E" w:rsidP="00023DD0">
            <w:pPr>
              <w:jc w:val="center"/>
              <w:rPr>
                <w:rFonts w:ascii="Arial" w:hAnsi="Arial" w:cs="Arial"/>
                <w:sz w:val="22"/>
                <w:szCs w:val="22"/>
              </w:rPr>
            </w:pPr>
            <w:r w:rsidRPr="007F3D5B">
              <w:rPr>
                <w:rFonts w:ascii="Arial" w:hAnsi="Arial" w:cs="Arial"/>
                <w:sz w:val="22"/>
                <w:szCs w:val="22"/>
              </w:rPr>
              <w:t>10 sec</w:t>
            </w:r>
          </w:p>
        </w:tc>
        <w:tc>
          <w:tcPr>
            <w:tcW w:w="1080" w:type="dxa"/>
            <w:vMerge w:val="restart"/>
            <w:vAlign w:val="center"/>
          </w:tcPr>
          <w:p w14:paraId="711C106A" w14:textId="77777777" w:rsidR="0052368E" w:rsidRPr="007F3D5B" w:rsidRDefault="0052368E" w:rsidP="00023DD0">
            <w:pPr>
              <w:jc w:val="center"/>
              <w:rPr>
                <w:rFonts w:ascii="Arial" w:hAnsi="Arial" w:cs="Arial"/>
                <w:sz w:val="22"/>
                <w:szCs w:val="22"/>
              </w:rPr>
            </w:pPr>
            <w:r w:rsidRPr="007F3D5B">
              <w:rPr>
                <w:rFonts w:ascii="Arial" w:hAnsi="Arial" w:cs="Arial"/>
                <w:sz w:val="22"/>
                <w:szCs w:val="22"/>
              </w:rPr>
              <w:t>x25</w:t>
            </w:r>
          </w:p>
        </w:tc>
      </w:tr>
      <w:tr w:rsidR="0052368E" w:rsidRPr="007F3D5B" w14:paraId="6713583B" w14:textId="77777777" w:rsidTr="0052368E">
        <w:tc>
          <w:tcPr>
            <w:tcW w:w="1975" w:type="dxa"/>
            <w:vAlign w:val="center"/>
          </w:tcPr>
          <w:p w14:paraId="3352F5BA" w14:textId="77777777" w:rsidR="0052368E" w:rsidRPr="007F3D5B" w:rsidRDefault="0052368E" w:rsidP="00023DD0">
            <w:pPr>
              <w:jc w:val="center"/>
              <w:rPr>
                <w:rFonts w:ascii="Arial" w:hAnsi="Arial" w:cs="Arial"/>
                <w:sz w:val="22"/>
                <w:szCs w:val="22"/>
              </w:rPr>
            </w:pPr>
            <w:r w:rsidRPr="007F3D5B">
              <w:rPr>
                <w:rFonts w:ascii="Arial" w:hAnsi="Arial" w:cs="Arial"/>
                <w:sz w:val="22"/>
                <w:szCs w:val="22"/>
              </w:rPr>
              <w:t>50</w:t>
            </w:r>
          </w:p>
        </w:tc>
        <w:tc>
          <w:tcPr>
            <w:tcW w:w="1080" w:type="dxa"/>
            <w:vAlign w:val="center"/>
          </w:tcPr>
          <w:p w14:paraId="10A9B23F" w14:textId="77777777" w:rsidR="0052368E" w:rsidRPr="007F3D5B" w:rsidRDefault="0052368E" w:rsidP="00023DD0">
            <w:pPr>
              <w:jc w:val="center"/>
              <w:rPr>
                <w:rFonts w:ascii="Arial" w:hAnsi="Arial" w:cs="Arial"/>
                <w:sz w:val="22"/>
                <w:szCs w:val="22"/>
              </w:rPr>
            </w:pPr>
            <w:r w:rsidRPr="007F3D5B">
              <w:rPr>
                <w:rFonts w:ascii="Arial" w:hAnsi="Arial" w:cs="Arial"/>
                <w:sz w:val="22"/>
                <w:szCs w:val="22"/>
              </w:rPr>
              <w:t>5 sec</w:t>
            </w:r>
          </w:p>
        </w:tc>
        <w:tc>
          <w:tcPr>
            <w:tcW w:w="1080" w:type="dxa"/>
            <w:vMerge/>
          </w:tcPr>
          <w:p w14:paraId="5927CDE9" w14:textId="77777777" w:rsidR="0052368E" w:rsidRPr="007F3D5B" w:rsidRDefault="0052368E" w:rsidP="00023DD0">
            <w:pPr>
              <w:rPr>
                <w:rFonts w:ascii="Arial" w:hAnsi="Arial" w:cs="Arial"/>
                <w:sz w:val="22"/>
                <w:szCs w:val="22"/>
              </w:rPr>
            </w:pPr>
          </w:p>
        </w:tc>
      </w:tr>
      <w:tr w:rsidR="0052368E" w:rsidRPr="007F3D5B" w14:paraId="50987B68" w14:textId="77777777" w:rsidTr="0052368E">
        <w:tc>
          <w:tcPr>
            <w:tcW w:w="1975" w:type="dxa"/>
            <w:vAlign w:val="center"/>
          </w:tcPr>
          <w:p w14:paraId="6C2CC18C" w14:textId="77777777" w:rsidR="0052368E" w:rsidRPr="007F3D5B" w:rsidRDefault="0052368E" w:rsidP="00023DD0">
            <w:pPr>
              <w:jc w:val="center"/>
              <w:rPr>
                <w:rFonts w:ascii="Arial" w:hAnsi="Arial" w:cs="Arial"/>
                <w:sz w:val="22"/>
                <w:szCs w:val="22"/>
              </w:rPr>
            </w:pPr>
            <w:r w:rsidRPr="007F3D5B">
              <w:rPr>
                <w:rFonts w:ascii="Arial" w:hAnsi="Arial" w:cs="Arial"/>
                <w:sz w:val="22"/>
                <w:szCs w:val="22"/>
              </w:rPr>
              <w:t>60</w:t>
            </w:r>
          </w:p>
        </w:tc>
        <w:tc>
          <w:tcPr>
            <w:tcW w:w="1080" w:type="dxa"/>
            <w:vAlign w:val="center"/>
          </w:tcPr>
          <w:p w14:paraId="0C0A0A34" w14:textId="77777777" w:rsidR="0052368E" w:rsidRPr="007F3D5B" w:rsidRDefault="0052368E" w:rsidP="00023DD0">
            <w:pPr>
              <w:jc w:val="center"/>
              <w:rPr>
                <w:rFonts w:ascii="Arial" w:hAnsi="Arial" w:cs="Arial"/>
                <w:sz w:val="22"/>
                <w:szCs w:val="22"/>
              </w:rPr>
            </w:pPr>
            <w:r w:rsidRPr="007F3D5B">
              <w:rPr>
                <w:rFonts w:ascii="Arial" w:hAnsi="Arial" w:cs="Arial"/>
                <w:sz w:val="22"/>
                <w:szCs w:val="22"/>
              </w:rPr>
              <w:t>4 min</w:t>
            </w:r>
          </w:p>
        </w:tc>
        <w:tc>
          <w:tcPr>
            <w:tcW w:w="1080" w:type="dxa"/>
            <w:vMerge/>
          </w:tcPr>
          <w:p w14:paraId="7836278E" w14:textId="77777777" w:rsidR="0052368E" w:rsidRPr="007F3D5B" w:rsidRDefault="0052368E" w:rsidP="00023DD0">
            <w:pPr>
              <w:rPr>
                <w:rFonts w:ascii="Arial" w:hAnsi="Arial" w:cs="Arial"/>
                <w:sz w:val="22"/>
                <w:szCs w:val="22"/>
              </w:rPr>
            </w:pPr>
          </w:p>
        </w:tc>
      </w:tr>
      <w:tr w:rsidR="0052368E" w:rsidRPr="007F3D5B" w14:paraId="7212AB73" w14:textId="77777777" w:rsidTr="0052368E">
        <w:tc>
          <w:tcPr>
            <w:tcW w:w="1975" w:type="dxa"/>
            <w:vAlign w:val="center"/>
          </w:tcPr>
          <w:p w14:paraId="04C31256" w14:textId="77777777" w:rsidR="0052368E" w:rsidRPr="007F3D5B" w:rsidRDefault="0052368E" w:rsidP="00023DD0">
            <w:pPr>
              <w:jc w:val="center"/>
              <w:rPr>
                <w:rFonts w:ascii="Arial" w:hAnsi="Arial" w:cs="Arial"/>
                <w:sz w:val="22"/>
                <w:szCs w:val="22"/>
              </w:rPr>
            </w:pPr>
            <w:r w:rsidRPr="007F3D5B">
              <w:rPr>
                <w:rFonts w:ascii="Arial" w:hAnsi="Arial" w:cs="Arial"/>
                <w:sz w:val="22"/>
                <w:szCs w:val="22"/>
              </w:rPr>
              <w:t>4</w:t>
            </w:r>
          </w:p>
        </w:tc>
        <w:tc>
          <w:tcPr>
            <w:tcW w:w="1080" w:type="dxa"/>
            <w:vAlign w:val="center"/>
          </w:tcPr>
          <w:p w14:paraId="4AA320A5" w14:textId="77777777" w:rsidR="0052368E" w:rsidRPr="007F3D5B" w:rsidRDefault="0052368E" w:rsidP="00023DD0">
            <w:pPr>
              <w:jc w:val="center"/>
              <w:rPr>
                <w:rFonts w:ascii="Arial" w:hAnsi="Arial" w:cs="Arial"/>
                <w:sz w:val="22"/>
                <w:szCs w:val="22"/>
              </w:rPr>
            </w:pPr>
            <w:r w:rsidRPr="007F3D5B">
              <w:rPr>
                <w:rFonts w:ascii="Arial" w:hAnsi="Arial" w:cs="Arial"/>
                <w:sz w:val="22"/>
                <w:szCs w:val="22"/>
              </w:rPr>
              <w:t>hold</w:t>
            </w:r>
          </w:p>
        </w:tc>
        <w:tc>
          <w:tcPr>
            <w:tcW w:w="1080" w:type="dxa"/>
            <w:vAlign w:val="center"/>
          </w:tcPr>
          <w:p w14:paraId="6F2824A4" w14:textId="77777777" w:rsidR="0052368E" w:rsidRPr="007F3D5B" w:rsidRDefault="0052368E" w:rsidP="00023DD0">
            <w:pPr>
              <w:jc w:val="center"/>
              <w:rPr>
                <w:rFonts w:ascii="Arial" w:hAnsi="Arial" w:cs="Arial"/>
                <w:sz w:val="22"/>
                <w:szCs w:val="22"/>
              </w:rPr>
            </w:pPr>
            <w:r w:rsidRPr="007F3D5B">
              <w:rPr>
                <w:rFonts w:ascii="Arial" w:hAnsi="Arial" w:cs="Arial"/>
                <w:sz w:val="22"/>
                <w:szCs w:val="22"/>
              </w:rPr>
              <w:t>x1</w:t>
            </w:r>
          </w:p>
        </w:tc>
      </w:tr>
    </w:tbl>
    <w:p w14:paraId="262F65D8" w14:textId="6044F041" w:rsidR="0052368E" w:rsidRDefault="0052368E" w:rsidP="005413FC">
      <w:pPr>
        <w:pStyle w:val="ListParagraph"/>
        <w:numPr>
          <w:ilvl w:val="0"/>
          <w:numId w:val="31"/>
        </w:numPr>
        <w:spacing w:line="240" w:lineRule="auto"/>
        <w:rPr>
          <w:rFonts w:ascii="Arial" w:hAnsi="Arial" w:cs="Arial"/>
        </w:rPr>
      </w:pPr>
      <w:r>
        <w:rPr>
          <w:rFonts w:ascii="Arial" w:hAnsi="Arial" w:cs="Arial"/>
        </w:rPr>
        <w:t>PCR Reaction:</w:t>
      </w:r>
    </w:p>
    <w:p w14:paraId="4FC1CC06" w14:textId="4B038BFF" w:rsidR="0052368E" w:rsidRDefault="0052368E" w:rsidP="00023DD0">
      <w:pPr>
        <w:ind w:left="720"/>
        <w:rPr>
          <w:rFonts w:ascii="Arial" w:hAnsi="Arial" w:cs="Arial"/>
        </w:rPr>
      </w:pPr>
    </w:p>
    <w:p w14:paraId="621E8A3B" w14:textId="48A9D60B" w:rsidR="0052368E" w:rsidRDefault="0052368E" w:rsidP="00023DD0">
      <w:pPr>
        <w:ind w:left="720"/>
        <w:rPr>
          <w:rFonts w:ascii="Arial" w:hAnsi="Arial" w:cs="Arial"/>
        </w:rPr>
      </w:pPr>
    </w:p>
    <w:p w14:paraId="36855151" w14:textId="338D6ACA" w:rsidR="0052368E" w:rsidRDefault="0052368E" w:rsidP="00023DD0">
      <w:pPr>
        <w:ind w:left="720"/>
        <w:rPr>
          <w:rFonts w:ascii="Arial" w:hAnsi="Arial" w:cs="Arial"/>
        </w:rPr>
      </w:pPr>
    </w:p>
    <w:p w14:paraId="5346A378" w14:textId="57FA157F" w:rsidR="0052368E" w:rsidRDefault="0052368E" w:rsidP="00023DD0">
      <w:pPr>
        <w:ind w:left="720"/>
        <w:rPr>
          <w:rFonts w:ascii="Arial" w:hAnsi="Arial" w:cs="Arial"/>
        </w:rPr>
      </w:pPr>
    </w:p>
    <w:p w14:paraId="3017A059" w14:textId="156F4FCD" w:rsidR="0052368E" w:rsidRDefault="0052368E" w:rsidP="00023DD0">
      <w:pPr>
        <w:ind w:left="720"/>
        <w:rPr>
          <w:rFonts w:ascii="Arial" w:hAnsi="Arial" w:cs="Arial"/>
        </w:rPr>
      </w:pPr>
    </w:p>
    <w:p w14:paraId="4BC29B72" w14:textId="77777777" w:rsidR="0052368E" w:rsidRPr="0052368E" w:rsidRDefault="0052368E" w:rsidP="00023DD0">
      <w:pPr>
        <w:rPr>
          <w:rFonts w:ascii="Arial" w:hAnsi="Arial" w:cs="Arial"/>
        </w:rPr>
      </w:pPr>
    </w:p>
    <w:p w14:paraId="59C2DC4F" w14:textId="3C7CF37B" w:rsidR="0052368E" w:rsidRDefault="0052368E" w:rsidP="005413FC">
      <w:pPr>
        <w:pStyle w:val="ListParagraph"/>
        <w:numPr>
          <w:ilvl w:val="0"/>
          <w:numId w:val="31"/>
        </w:numPr>
        <w:spacing w:after="0" w:line="240" w:lineRule="auto"/>
        <w:rPr>
          <w:rFonts w:ascii="Arial" w:hAnsi="Arial" w:cs="Arial"/>
        </w:rPr>
      </w:pPr>
      <w:bookmarkStart w:id="17" w:name="_Hlk66953675"/>
      <w:r>
        <w:rPr>
          <w:rFonts w:ascii="Arial" w:hAnsi="Arial" w:cs="Arial"/>
        </w:rPr>
        <w:t>Take sequencing reactions to core sequencing facility for processing</w:t>
      </w:r>
      <w:r w:rsidR="008D5099">
        <w:rPr>
          <w:rFonts w:ascii="Arial" w:hAnsi="Arial" w:cs="Arial"/>
        </w:rPr>
        <w:t xml:space="preserve"> (choose “Ready to Go” option in HutchBase)</w:t>
      </w:r>
      <w:r>
        <w:rPr>
          <w:rFonts w:ascii="Arial" w:hAnsi="Arial" w:cs="Arial"/>
        </w:rPr>
        <w:t>.</w:t>
      </w:r>
    </w:p>
    <w:bookmarkEnd w:id="17"/>
    <w:p w14:paraId="57F97F90" w14:textId="77777777" w:rsidR="0052368E" w:rsidRPr="0052368E" w:rsidRDefault="0052368E" w:rsidP="00023DD0">
      <w:pPr>
        <w:rPr>
          <w:rFonts w:ascii="Arial" w:hAnsi="Arial" w:cs="Arial"/>
        </w:rPr>
      </w:pPr>
    </w:p>
    <w:p w14:paraId="7D47AA77" w14:textId="015CACF7" w:rsidR="00D925DE" w:rsidRDefault="00D925DE" w:rsidP="005413FC">
      <w:pPr>
        <w:pStyle w:val="ListParagraph"/>
        <w:numPr>
          <w:ilvl w:val="0"/>
          <w:numId w:val="32"/>
        </w:numPr>
        <w:spacing w:line="240" w:lineRule="auto"/>
        <w:rPr>
          <w:rFonts w:ascii="Arial" w:hAnsi="Arial" w:cs="Arial"/>
        </w:rPr>
      </w:pPr>
      <w:bookmarkStart w:id="18" w:name="_Hlk66952269"/>
      <w:r>
        <w:rPr>
          <w:rFonts w:ascii="Arial" w:hAnsi="Arial" w:cs="Arial"/>
        </w:rPr>
        <w:t>For “Full Service” sequencing reactions</w:t>
      </w:r>
      <w:bookmarkEnd w:id="18"/>
      <w:r>
        <w:rPr>
          <w:rFonts w:ascii="Arial" w:hAnsi="Arial" w:cs="Arial"/>
        </w:rPr>
        <w:t>:</w:t>
      </w:r>
    </w:p>
    <w:p w14:paraId="7F949C2D" w14:textId="77777777" w:rsidR="00D2193C" w:rsidRPr="007F3D5B" w:rsidRDefault="00D2193C" w:rsidP="00023DD0">
      <w:pPr>
        <w:pStyle w:val="ListParagraph"/>
        <w:spacing w:after="0" w:line="240" w:lineRule="auto"/>
        <w:ind w:left="0"/>
        <w:rPr>
          <w:rFonts w:ascii="Arial" w:hAnsi="Arial" w:cs="Arial"/>
        </w:rPr>
      </w:pPr>
    </w:p>
    <w:p w14:paraId="033872B9" w14:textId="0C64CEE3" w:rsidR="00D2193C" w:rsidRDefault="00D2193C" w:rsidP="005413FC">
      <w:pPr>
        <w:pStyle w:val="ListParagraph"/>
        <w:numPr>
          <w:ilvl w:val="0"/>
          <w:numId w:val="33"/>
        </w:numPr>
        <w:spacing w:line="240" w:lineRule="auto"/>
        <w:rPr>
          <w:rFonts w:ascii="Arial" w:hAnsi="Arial" w:cs="Arial"/>
        </w:rPr>
      </w:pPr>
      <w:r>
        <w:rPr>
          <w:rFonts w:ascii="Arial" w:hAnsi="Arial" w:cs="Arial"/>
        </w:rPr>
        <w:t xml:space="preserve">Prepare a mix of 5 µLs of </w:t>
      </w:r>
      <w:r w:rsidR="008D5099">
        <w:rPr>
          <w:rFonts w:ascii="Arial" w:hAnsi="Arial" w:cs="Arial"/>
        </w:rPr>
        <w:t xml:space="preserve">miniprep </w:t>
      </w:r>
      <w:r>
        <w:rPr>
          <w:rFonts w:ascii="Arial" w:hAnsi="Arial" w:cs="Arial"/>
        </w:rPr>
        <w:t>DNA (see table below for recommended amounts) and 3 µLs of primer (3 µM) for each sample using the same primers from A.1) above</w:t>
      </w:r>
      <w:r w:rsidR="00310A56">
        <w:rPr>
          <w:rFonts w:ascii="Arial" w:hAnsi="Arial" w:cs="Arial"/>
        </w:rPr>
        <w:t>.</w:t>
      </w:r>
    </w:p>
    <w:tbl>
      <w:tblPr>
        <w:tblStyle w:val="TableGrid"/>
        <w:tblW w:w="0" w:type="auto"/>
        <w:tblInd w:w="1094" w:type="dxa"/>
        <w:tblLook w:val="04A0" w:firstRow="1" w:lastRow="0" w:firstColumn="1" w:lastColumn="0" w:noHBand="0" w:noVBand="1"/>
      </w:tblPr>
      <w:tblGrid>
        <w:gridCol w:w="1705"/>
        <w:gridCol w:w="1890"/>
      </w:tblGrid>
      <w:tr w:rsidR="00E20C30" w14:paraId="46932A72" w14:textId="77777777" w:rsidTr="008168FE">
        <w:tc>
          <w:tcPr>
            <w:tcW w:w="1705" w:type="dxa"/>
          </w:tcPr>
          <w:p w14:paraId="2404FD49" w14:textId="21BA1914" w:rsidR="00E20C30" w:rsidRPr="008168FE" w:rsidRDefault="008168FE" w:rsidP="00023DD0">
            <w:pPr>
              <w:rPr>
                <w:rFonts w:ascii="Arial" w:hAnsi="Arial" w:cs="Arial"/>
                <w:b/>
                <w:bCs/>
                <w:sz w:val="22"/>
                <w:szCs w:val="22"/>
              </w:rPr>
            </w:pPr>
            <w:r w:rsidRPr="008168FE">
              <w:rPr>
                <w:rFonts w:ascii="Arial" w:hAnsi="Arial" w:cs="Arial"/>
                <w:b/>
                <w:bCs/>
                <w:sz w:val="22"/>
                <w:szCs w:val="22"/>
              </w:rPr>
              <w:t>Plasmid Size:</w:t>
            </w:r>
          </w:p>
        </w:tc>
        <w:tc>
          <w:tcPr>
            <w:tcW w:w="1890" w:type="dxa"/>
          </w:tcPr>
          <w:p w14:paraId="6E75B06F" w14:textId="24577B90" w:rsidR="00E20C30" w:rsidRPr="008168FE" w:rsidRDefault="008168FE" w:rsidP="00023DD0">
            <w:pPr>
              <w:rPr>
                <w:rFonts w:ascii="Arial" w:hAnsi="Arial" w:cs="Arial"/>
                <w:b/>
                <w:bCs/>
                <w:sz w:val="22"/>
                <w:szCs w:val="22"/>
              </w:rPr>
            </w:pPr>
            <w:r w:rsidRPr="008168FE">
              <w:rPr>
                <w:rFonts w:ascii="Arial" w:hAnsi="Arial" w:cs="Arial"/>
                <w:b/>
                <w:bCs/>
                <w:sz w:val="22"/>
                <w:szCs w:val="22"/>
              </w:rPr>
              <w:t>Concentration:</w:t>
            </w:r>
          </w:p>
        </w:tc>
      </w:tr>
      <w:tr w:rsidR="00E20C30" w14:paraId="5C4FDD93" w14:textId="77777777" w:rsidTr="008168FE">
        <w:tc>
          <w:tcPr>
            <w:tcW w:w="1705" w:type="dxa"/>
          </w:tcPr>
          <w:p w14:paraId="16D0445D" w14:textId="3432CACB" w:rsidR="00E20C30" w:rsidRPr="008168FE" w:rsidRDefault="008168FE" w:rsidP="00023DD0">
            <w:pPr>
              <w:rPr>
                <w:rFonts w:ascii="Arial" w:hAnsi="Arial" w:cs="Arial"/>
                <w:sz w:val="22"/>
                <w:szCs w:val="22"/>
              </w:rPr>
            </w:pPr>
            <w:r>
              <w:rPr>
                <w:rFonts w:ascii="Arial" w:hAnsi="Arial" w:cs="Arial"/>
                <w:sz w:val="22"/>
                <w:szCs w:val="22"/>
              </w:rPr>
              <w:t>&lt;6 kb</w:t>
            </w:r>
          </w:p>
        </w:tc>
        <w:tc>
          <w:tcPr>
            <w:tcW w:w="1890" w:type="dxa"/>
          </w:tcPr>
          <w:p w14:paraId="4EDB5B4E" w14:textId="54BABCD3" w:rsidR="00E20C30" w:rsidRPr="008168FE" w:rsidRDefault="008168FE" w:rsidP="00023DD0">
            <w:pPr>
              <w:rPr>
                <w:rFonts w:ascii="Arial" w:hAnsi="Arial" w:cs="Arial"/>
                <w:sz w:val="22"/>
                <w:szCs w:val="22"/>
              </w:rPr>
            </w:pPr>
            <w:r>
              <w:rPr>
                <w:rFonts w:ascii="Arial" w:hAnsi="Arial" w:cs="Arial"/>
                <w:sz w:val="22"/>
                <w:szCs w:val="22"/>
              </w:rPr>
              <w:t>25 – 150 ng/µL</w:t>
            </w:r>
          </w:p>
        </w:tc>
      </w:tr>
      <w:tr w:rsidR="00E20C30" w14:paraId="46576613" w14:textId="77777777" w:rsidTr="008168FE">
        <w:tc>
          <w:tcPr>
            <w:tcW w:w="1705" w:type="dxa"/>
          </w:tcPr>
          <w:p w14:paraId="7EF432DB" w14:textId="08393340" w:rsidR="00E20C30" w:rsidRPr="008168FE" w:rsidRDefault="008168FE" w:rsidP="00023DD0">
            <w:pPr>
              <w:rPr>
                <w:rFonts w:ascii="Arial" w:hAnsi="Arial" w:cs="Arial"/>
                <w:sz w:val="22"/>
                <w:szCs w:val="22"/>
              </w:rPr>
            </w:pPr>
            <w:r>
              <w:rPr>
                <w:rFonts w:ascii="Arial" w:hAnsi="Arial" w:cs="Arial"/>
                <w:sz w:val="22"/>
                <w:szCs w:val="22"/>
              </w:rPr>
              <w:t>6 to 10 kb</w:t>
            </w:r>
          </w:p>
        </w:tc>
        <w:tc>
          <w:tcPr>
            <w:tcW w:w="1890" w:type="dxa"/>
          </w:tcPr>
          <w:p w14:paraId="794FEF52" w14:textId="1A36ABB5" w:rsidR="00E20C30" w:rsidRPr="008168FE" w:rsidRDefault="008168FE" w:rsidP="00023DD0">
            <w:pPr>
              <w:rPr>
                <w:rFonts w:ascii="Arial" w:hAnsi="Arial" w:cs="Arial"/>
                <w:sz w:val="22"/>
                <w:szCs w:val="22"/>
              </w:rPr>
            </w:pPr>
            <w:r>
              <w:rPr>
                <w:rFonts w:ascii="Arial" w:hAnsi="Arial" w:cs="Arial"/>
                <w:sz w:val="22"/>
                <w:szCs w:val="22"/>
              </w:rPr>
              <w:t>150 – 275 ng/µL</w:t>
            </w:r>
          </w:p>
        </w:tc>
      </w:tr>
      <w:tr w:rsidR="00E20C30" w14:paraId="31128EED" w14:textId="77777777" w:rsidTr="008168FE">
        <w:tc>
          <w:tcPr>
            <w:tcW w:w="1705" w:type="dxa"/>
          </w:tcPr>
          <w:p w14:paraId="21F3C683" w14:textId="32397D55" w:rsidR="00E20C30" w:rsidRPr="008168FE" w:rsidRDefault="008168FE" w:rsidP="00023DD0">
            <w:pPr>
              <w:rPr>
                <w:rFonts w:ascii="Arial" w:hAnsi="Arial" w:cs="Arial"/>
                <w:sz w:val="22"/>
                <w:szCs w:val="22"/>
              </w:rPr>
            </w:pPr>
            <w:r>
              <w:rPr>
                <w:rFonts w:ascii="Arial" w:hAnsi="Arial" w:cs="Arial"/>
                <w:sz w:val="22"/>
                <w:szCs w:val="22"/>
              </w:rPr>
              <w:t>&gt;10 kb</w:t>
            </w:r>
          </w:p>
        </w:tc>
        <w:tc>
          <w:tcPr>
            <w:tcW w:w="1890" w:type="dxa"/>
          </w:tcPr>
          <w:p w14:paraId="201360BD" w14:textId="50A3C040" w:rsidR="00E20C30" w:rsidRPr="008168FE" w:rsidRDefault="008168FE" w:rsidP="00023DD0">
            <w:pPr>
              <w:rPr>
                <w:rFonts w:ascii="Arial" w:hAnsi="Arial" w:cs="Arial"/>
                <w:sz w:val="22"/>
                <w:szCs w:val="22"/>
              </w:rPr>
            </w:pPr>
            <w:r>
              <w:rPr>
                <w:rFonts w:ascii="Arial" w:hAnsi="Arial" w:cs="Arial"/>
                <w:sz w:val="22"/>
                <w:szCs w:val="22"/>
              </w:rPr>
              <w:t>275 – 500 ng/µL</w:t>
            </w:r>
          </w:p>
        </w:tc>
      </w:tr>
    </w:tbl>
    <w:p w14:paraId="1DB71589" w14:textId="77777777" w:rsidR="008D5099" w:rsidRPr="008D5099" w:rsidRDefault="008D5099" w:rsidP="00023DD0">
      <w:pPr>
        <w:rPr>
          <w:rFonts w:ascii="Arial" w:hAnsi="Arial" w:cs="Arial"/>
        </w:rPr>
      </w:pPr>
    </w:p>
    <w:p w14:paraId="2795C6CD" w14:textId="371550BA" w:rsidR="00D2193C" w:rsidRPr="008168FE" w:rsidRDefault="008168FE" w:rsidP="005413FC">
      <w:pPr>
        <w:pStyle w:val="ListParagraph"/>
        <w:numPr>
          <w:ilvl w:val="0"/>
          <w:numId w:val="33"/>
        </w:numPr>
        <w:spacing w:after="0" w:line="240" w:lineRule="auto"/>
        <w:rPr>
          <w:rFonts w:ascii="Arial" w:hAnsi="Arial" w:cs="Arial"/>
        </w:rPr>
      </w:pPr>
      <w:r w:rsidRPr="008168FE">
        <w:rPr>
          <w:rFonts w:ascii="Arial" w:hAnsi="Arial" w:cs="Arial"/>
        </w:rPr>
        <w:t>Take sequencing reactions to core sequencing facility for processing (choose “</w:t>
      </w:r>
      <w:r>
        <w:rPr>
          <w:rFonts w:ascii="Arial" w:hAnsi="Arial" w:cs="Arial"/>
        </w:rPr>
        <w:t>Full Service</w:t>
      </w:r>
      <w:r w:rsidRPr="008168FE">
        <w:rPr>
          <w:rFonts w:ascii="Arial" w:hAnsi="Arial" w:cs="Arial"/>
        </w:rPr>
        <w:t>” option in HutchBase).</w:t>
      </w:r>
    </w:p>
    <w:p w14:paraId="0B3328E3" w14:textId="77777777" w:rsidR="00D925DE" w:rsidRPr="00D925DE" w:rsidRDefault="00D925DE" w:rsidP="00023DD0">
      <w:pPr>
        <w:rPr>
          <w:rFonts w:ascii="Arial" w:hAnsi="Arial" w:cs="Arial"/>
        </w:rPr>
      </w:pPr>
    </w:p>
    <w:p w14:paraId="5DF2E036" w14:textId="1ACBAD25" w:rsidR="000A0102" w:rsidRDefault="00D925DE" w:rsidP="000A0102">
      <w:pPr>
        <w:pStyle w:val="ListParagraph"/>
        <w:numPr>
          <w:ilvl w:val="0"/>
          <w:numId w:val="14"/>
        </w:numPr>
        <w:spacing w:line="240" w:lineRule="auto"/>
        <w:ind w:left="360"/>
        <w:rPr>
          <w:rFonts w:ascii="Arial" w:hAnsi="Arial" w:cs="Arial"/>
        </w:rPr>
      </w:pPr>
      <w:r w:rsidRPr="00D925DE">
        <w:rPr>
          <w:rFonts w:ascii="Arial" w:hAnsi="Arial" w:cs="Arial"/>
        </w:rPr>
        <w:t>Check sequencing reactions for proper insert</w:t>
      </w:r>
      <w:r w:rsidR="00CF74BB">
        <w:rPr>
          <w:rFonts w:ascii="Arial" w:hAnsi="Arial" w:cs="Arial"/>
        </w:rPr>
        <w:t xml:space="preserve"> by blasting against original gBlock sequence</w:t>
      </w:r>
      <w:r w:rsidR="000A0102">
        <w:rPr>
          <w:rFonts w:ascii="Arial" w:hAnsi="Arial" w:cs="Arial"/>
        </w:rPr>
        <w:t>.</w:t>
      </w:r>
    </w:p>
    <w:p w14:paraId="12BE2076" w14:textId="77777777" w:rsidR="000A0102" w:rsidRDefault="000A0102" w:rsidP="000A0102">
      <w:pPr>
        <w:pStyle w:val="ListParagraph"/>
        <w:spacing w:line="240" w:lineRule="auto"/>
        <w:ind w:left="360"/>
        <w:rPr>
          <w:rFonts w:ascii="Arial" w:hAnsi="Arial" w:cs="Arial"/>
        </w:rPr>
      </w:pPr>
    </w:p>
    <w:p w14:paraId="4A6A03A0" w14:textId="107D474B" w:rsidR="000A0102" w:rsidRDefault="000A0102" w:rsidP="000A0102">
      <w:pPr>
        <w:pStyle w:val="ListParagraph"/>
        <w:numPr>
          <w:ilvl w:val="0"/>
          <w:numId w:val="14"/>
        </w:numPr>
        <w:spacing w:line="240" w:lineRule="auto"/>
        <w:ind w:left="360"/>
        <w:rPr>
          <w:rFonts w:ascii="Arial" w:hAnsi="Arial" w:cs="Arial"/>
        </w:rPr>
      </w:pPr>
      <w:r>
        <w:rPr>
          <w:rFonts w:ascii="Arial" w:hAnsi="Arial" w:cs="Arial"/>
        </w:rPr>
        <w:t xml:space="preserve">Choose </w:t>
      </w:r>
      <w:r w:rsidRPr="000A0102">
        <w:rPr>
          <w:rFonts w:ascii="Arial" w:hAnsi="Arial" w:cs="Arial"/>
        </w:rPr>
        <w:t>a positive clone for each and perform maxipreps (pick matching colonies from streak plate), then sequence the maxipreps as above to verify inserts again.  Proceed with virus production</w:t>
      </w:r>
      <w:r w:rsidR="00616875">
        <w:rPr>
          <w:rFonts w:ascii="Arial" w:hAnsi="Arial" w:cs="Arial"/>
        </w:rPr>
        <w:t>.</w:t>
      </w:r>
    </w:p>
    <w:p w14:paraId="4D3F91DD" w14:textId="77777777" w:rsidR="000A0102" w:rsidRPr="000A0102" w:rsidRDefault="000A0102" w:rsidP="000A0102">
      <w:pPr>
        <w:rPr>
          <w:rFonts w:ascii="Arial" w:hAnsi="Arial" w:cs="Arial"/>
        </w:rPr>
      </w:pPr>
    </w:p>
    <w:p w14:paraId="2A3CEDF9" w14:textId="5BC4DC1B" w:rsidR="000A0102" w:rsidRPr="000A0102" w:rsidRDefault="000A0102" w:rsidP="000A0102">
      <w:pPr>
        <w:rPr>
          <w:rFonts w:ascii="Arial" w:hAnsi="Arial" w:cs="Arial"/>
        </w:rPr>
      </w:pPr>
    </w:p>
    <w:p w14:paraId="4ED2EF1B" w14:textId="77777777" w:rsidR="006F2BEC" w:rsidRDefault="006F2BEC" w:rsidP="00023DD0">
      <w:pPr>
        <w:rPr>
          <w:rFonts w:ascii="Arial" w:eastAsiaTheme="majorEastAsia" w:hAnsi="Arial" w:cs="Arial"/>
          <w:color w:val="2F5496" w:themeColor="accent1" w:themeShade="BF"/>
          <w:sz w:val="32"/>
          <w:szCs w:val="32"/>
        </w:rPr>
      </w:pPr>
      <w:r>
        <w:rPr>
          <w:rFonts w:ascii="Arial" w:hAnsi="Arial" w:cs="Arial"/>
        </w:rPr>
        <w:br w:type="page"/>
      </w:r>
    </w:p>
    <w:p w14:paraId="15287FDB" w14:textId="7FB7DC4C" w:rsidR="00641BD6" w:rsidRPr="007F3D5B" w:rsidRDefault="00641BD6" w:rsidP="001C04B9">
      <w:pPr>
        <w:pStyle w:val="Heading1"/>
        <w:spacing w:before="0"/>
        <w:rPr>
          <w:rFonts w:ascii="Arial" w:hAnsi="Arial" w:cs="Arial"/>
        </w:rPr>
      </w:pPr>
      <w:bookmarkStart w:id="19" w:name="_Toc79134754"/>
      <w:r w:rsidRPr="007F3D5B">
        <w:rPr>
          <w:rFonts w:ascii="Arial" w:hAnsi="Arial" w:cs="Arial"/>
        </w:rPr>
        <w:lastRenderedPageBreak/>
        <w:t>Concentrated</w:t>
      </w:r>
      <w:r w:rsidR="00EB074B" w:rsidRPr="007F3D5B">
        <w:rPr>
          <w:rFonts w:ascii="Arial" w:hAnsi="Arial" w:cs="Arial"/>
        </w:rPr>
        <w:t xml:space="preserve"> TCR</w:t>
      </w:r>
      <w:r w:rsidRPr="007F3D5B">
        <w:rPr>
          <w:rFonts w:ascii="Arial" w:hAnsi="Arial" w:cs="Arial"/>
        </w:rPr>
        <w:t xml:space="preserve"> lentivirus stock production</w:t>
      </w:r>
      <w:bookmarkEnd w:id="19"/>
    </w:p>
    <w:p w14:paraId="625C517F" w14:textId="77777777" w:rsidR="00641BD6" w:rsidRPr="007F3D5B" w:rsidRDefault="00641BD6" w:rsidP="001C04B9">
      <w:pPr>
        <w:rPr>
          <w:rFonts w:ascii="Arial" w:hAnsi="Arial" w:cs="Arial"/>
        </w:rPr>
      </w:pPr>
    </w:p>
    <w:p w14:paraId="52D446CA" w14:textId="5D4CC23D" w:rsidR="00694E77" w:rsidRDefault="00694E77" w:rsidP="00694E77">
      <w:pPr>
        <w:widowControl w:val="0"/>
        <w:autoSpaceDE w:val="0"/>
        <w:autoSpaceDN w:val="0"/>
        <w:adjustRightInd w:val="0"/>
        <w:rPr>
          <w:rFonts w:ascii="Arial" w:hAnsi="Arial" w:cs="Arial"/>
          <w:sz w:val="22"/>
          <w:szCs w:val="22"/>
        </w:rPr>
      </w:pPr>
      <w:r w:rsidRPr="007F3D5B">
        <w:rPr>
          <w:rFonts w:ascii="Arial" w:hAnsi="Arial" w:cs="Arial"/>
          <w:sz w:val="22"/>
          <w:szCs w:val="22"/>
        </w:rPr>
        <w:t xml:space="preserve">NB: There are many ways to make concentrated lentivirus. </w:t>
      </w:r>
      <w:r w:rsidR="00FE21BD" w:rsidRPr="007F3D5B">
        <w:rPr>
          <w:rFonts w:ascii="Arial" w:hAnsi="Arial" w:cs="Arial"/>
          <w:sz w:val="22"/>
          <w:szCs w:val="22"/>
        </w:rPr>
        <w:t xml:space="preserve">We have been using this one (from Carrie Cummings) successfully, but another standardized protocol could be substituted. If you are </w:t>
      </w:r>
      <w:r w:rsidR="00F100EA" w:rsidRPr="007F3D5B">
        <w:rPr>
          <w:rFonts w:ascii="Arial" w:hAnsi="Arial" w:cs="Arial"/>
          <w:sz w:val="22"/>
          <w:szCs w:val="22"/>
        </w:rPr>
        <w:t xml:space="preserve">doing a one-time experiment, </w:t>
      </w:r>
      <w:r w:rsidR="00573F88" w:rsidRPr="007F3D5B">
        <w:rPr>
          <w:rFonts w:ascii="Arial" w:hAnsi="Arial" w:cs="Arial"/>
          <w:sz w:val="22"/>
          <w:szCs w:val="22"/>
        </w:rPr>
        <w:t xml:space="preserve">you may wish to </w:t>
      </w:r>
      <w:r w:rsidR="00F100EA" w:rsidRPr="007F3D5B">
        <w:rPr>
          <w:rFonts w:ascii="Arial" w:hAnsi="Arial" w:cs="Arial"/>
          <w:sz w:val="22"/>
          <w:szCs w:val="22"/>
        </w:rPr>
        <w:t>skip this step and go to “</w:t>
      </w:r>
      <w:r w:rsidR="00573F88" w:rsidRPr="007F3D5B">
        <w:rPr>
          <w:rFonts w:ascii="Arial" w:hAnsi="Arial" w:cs="Arial"/>
          <w:sz w:val="22"/>
          <w:szCs w:val="22"/>
        </w:rPr>
        <w:t>Production of fresh TCR virus</w:t>
      </w:r>
      <w:r w:rsidR="00F100EA" w:rsidRPr="007F3D5B">
        <w:rPr>
          <w:rFonts w:ascii="Arial" w:hAnsi="Arial" w:cs="Arial"/>
          <w:sz w:val="22"/>
          <w:szCs w:val="22"/>
        </w:rPr>
        <w:t>”</w:t>
      </w:r>
      <w:r w:rsidR="00573F88" w:rsidRPr="007F3D5B">
        <w:rPr>
          <w:rFonts w:ascii="Arial" w:hAnsi="Arial" w:cs="Arial"/>
          <w:sz w:val="22"/>
          <w:szCs w:val="22"/>
        </w:rPr>
        <w:t xml:space="preserve"> </w:t>
      </w:r>
      <w:r w:rsidR="00B06819" w:rsidRPr="007F3D5B">
        <w:rPr>
          <w:rFonts w:ascii="Arial" w:hAnsi="Arial" w:cs="Arial"/>
          <w:sz w:val="22"/>
          <w:szCs w:val="22"/>
        </w:rPr>
        <w:t xml:space="preserve">in Appendix </w:t>
      </w:r>
      <w:r w:rsidR="00573F88" w:rsidRPr="007F3D5B">
        <w:rPr>
          <w:rFonts w:ascii="Arial" w:hAnsi="Arial" w:cs="Arial"/>
          <w:sz w:val="22"/>
          <w:szCs w:val="22"/>
        </w:rPr>
        <w:t>to make a small amount of virus.</w:t>
      </w:r>
    </w:p>
    <w:p w14:paraId="403068CE" w14:textId="77777777" w:rsidR="00E8379F" w:rsidRDefault="00E8379F" w:rsidP="00694E77">
      <w:pPr>
        <w:widowControl w:val="0"/>
        <w:autoSpaceDE w:val="0"/>
        <w:autoSpaceDN w:val="0"/>
        <w:adjustRightInd w:val="0"/>
        <w:rPr>
          <w:rFonts w:ascii="Arial" w:hAnsi="Arial" w:cs="Arial"/>
          <w:sz w:val="22"/>
          <w:szCs w:val="22"/>
        </w:rPr>
      </w:pPr>
    </w:p>
    <w:p w14:paraId="5A1E84FF" w14:textId="77777777" w:rsidR="00E8379F" w:rsidRPr="007F3D5B" w:rsidRDefault="00E8379F" w:rsidP="00E837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Cambria" w:hAnsi="Arial" w:cs="Arial"/>
          <w:color w:val="000000"/>
          <w:sz w:val="22"/>
          <w:szCs w:val="22"/>
        </w:rPr>
      </w:pPr>
      <w:r w:rsidRPr="007F3D5B">
        <w:rPr>
          <w:rFonts w:ascii="Arial" w:eastAsia="Cambria" w:hAnsi="Arial" w:cs="Arial"/>
          <w:b/>
          <w:color w:val="000000"/>
          <w:sz w:val="22"/>
          <w:szCs w:val="22"/>
          <w:u w:val="single"/>
        </w:rPr>
        <w:t>Reagents Needed:</w:t>
      </w:r>
    </w:p>
    <w:tbl>
      <w:tblPr>
        <w:tblStyle w:val="TableGrid"/>
        <w:tblW w:w="0" w:type="auto"/>
        <w:tblLook w:val="04A0" w:firstRow="1" w:lastRow="0" w:firstColumn="1" w:lastColumn="0" w:noHBand="0" w:noVBand="1"/>
      </w:tblPr>
      <w:tblGrid>
        <w:gridCol w:w="3596"/>
        <w:gridCol w:w="3597"/>
        <w:gridCol w:w="3597"/>
      </w:tblGrid>
      <w:tr w:rsidR="00D9044C" w14:paraId="369796E7" w14:textId="77777777" w:rsidTr="00D9044C">
        <w:tc>
          <w:tcPr>
            <w:tcW w:w="3596" w:type="dxa"/>
          </w:tcPr>
          <w:p w14:paraId="1F7EBCF4" w14:textId="0A92B6EE" w:rsidR="00D9044C" w:rsidRDefault="00D9044C" w:rsidP="00E837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Cambria" w:hAnsi="Arial" w:cs="Arial"/>
                <w:color w:val="000000"/>
                <w:sz w:val="22"/>
                <w:szCs w:val="22"/>
              </w:rPr>
            </w:pPr>
            <w:r w:rsidRPr="007F3D5B">
              <w:rPr>
                <w:rFonts w:ascii="Arial" w:eastAsia="Cambria" w:hAnsi="Arial" w:cs="Arial"/>
                <w:color w:val="000000"/>
                <w:sz w:val="22"/>
                <w:szCs w:val="22"/>
              </w:rPr>
              <w:t>Gibco DMEM media</w:t>
            </w:r>
          </w:p>
        </w:tc>
        <w:tc>
          <w:tcPr>
            <w:tcW w:w="3597" w:type="dxa"/>
          </w:tcPr>
          <w:p w14:paraId="5C239AC1" w14:textId="20D25478" w:rsidR="00D9044C" w:rsidRDefault="00D9044C" w:rsidP="00E837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Cambria" w:hAnsi="Arial" w:cs="Arial"/>
                <w:color w:val="000000"/>
                <w:sz w:val="22"/>
                <w:szCs w:val="22"/>
              </w:rPr>
            </w:pPr>
            <w:r w:rsidRPr="007F3D5B">
              <w:rPr>
                <w:rFonts w:ascii="Arial" w:eastAsia="Cambria" w:hAnsi="Arial" w:cs="Arial"/>
                <w:color w:val="000000"/>
                <w:sz w:val="22"/>
                <w:szCs w:val="22"/>
              </w:rPr>
              <w:t>Thermo Fisher</w:t>
            </w:r>
          </w:p>
        </w:tc>
        <w:tc>
          <w:tcPr>
            <w:tcW w:w="3597" w:type="dxa"/>
          </w:tcPr>
          <w:p w14:paraId="5CF4CE34" w14:textId="624503BF" w:rsidR="00D9044C" w:rsidRDefault="00D9044C" w:rsidP="00E837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Cambria" w:hAnsi="Arial" w:cs="Arial"/>
                <w:color w:val="000000"/>
                <w:sz w:val="22"/>
                <w:szCs w:val="22"/>
              </w:rPr>
            </w:pPr>
            <w:r w:rsidRPr="007F3D5B">
              <w:rPr>
                <w:rFonts w:ascii="Arial" w:eastAsia="Cambria" w:hAnsi="Arial" w:cs="Arial"/>
                <w:color w:val="000000"/>
                <w:sz w:val="22"/>
                <w:szCs w:val="22"/>
              </w:rPr>
              <w:t>Cat #11965092</w:t>
            </w:r>
          </w:p>
        </w:tc>
      </w:tr>
      <w:tr w:rsidR="00D9044C" w14:paraId="1D7FF0FB" w14:textId="77777777" w:rsidTr="00D9044C">
        <w:tc>
          <w:tcPr>
            <w:tcW w:w="3596" w:type="dxa"/>
          </w:tcPr>
          <w:p w14:paraId="7084F8FA" w14:textId="36BF3A62" w:rsidR="00D9044C" w:rsidRDefault="00D9044C" w:rsidP="00E837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Cambria" w:hAnsi="Arial" w:cs="Arial"/>
                <w:color w:val="000000"/>
                <w:sz w:val="22"/>
                <w:szCs w:val="22"/>
              </w:rPr>
            </w:pPr>
            <w:r w:rsidRPr="007F3D5B">
              <w:rPr>
                <w:rFonts w:ascii="Arial" w:eastAsia="Cambria" w:hAnsi="Arial" w:cs="Arial"/>
                <w:color w:val="000000"/>
                <w:sz w:val="22"/>
                <w:szCs w:val="22"/>
              </w:rPr>
              <w:t>FB Essence</w:t>
            </w:r>
            <w:r>
              <w:rPr>
                <w:rFonts w:ascii="Arial" w:eastAsia="Cambria" w:hAnsi="Arial" w:cs="Arial"/>
                <w:color w:val="000000"/>
                <w:sz w:val="22"/>
                <w:szCs w:val="22"/>
              </w:rPr>
              <w:t xml:space="preserve"> (or other FBS)</w:t>
            </w:r>
          </w:p>
        </w:tc>
        <w:tc>
          <w:tcPr>
            <w:tcW w:w="3597" w:type="dxa"/>
          </w:tcPr>
          <w:p w14:paraId="38507F97" w14:textId="42C364DF" w:rsidR="00D9044C" w:rsidRDefault="00D9044C" w:rsidP="00E837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Cambria" w:hAnsi="Arial" w:cs="Arial"/>
                <w:color w:val="000000"/>
                <w:sz w:val="22"/>
                <w:szCs w:val="22"/>
              </w:rPr>
            </w:pPr>
            <w:r w:rsidRPr="007F3D5B">
              <w:rPr>
                <w:rFonts w:ascii="Arial" w:eastAsia="Cambria" w:hAnsi="Arial" w:cs="Arial"/>
                <w:color w:val="000000"/>
                <w:sz w:val="22"/>
                <w:szCs w:val="22"/>
              </w:rPr>
              <w:t>VWR</w:t>
            </w:r>
          </w:p>
        </w:tc>
        <w:tc>
          <w:tcPr>
            <w:tcW w:w="3597" w:type="dxa"/>
          </w:tcPr>
          <w:p w14:paraId="033B8592" w14:textId="486A79D8" w:rsidR="00D9044C" w:rsidRDefault="00D9044C" w:rsidP="00E837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Cambria" w:hAnsi="Arial" w:cs="Arial"/>
                <w:color w:val="000000"/>
                <w:sz w:val="22"/>
                <w:szCs w:val="22"/>
              </w:rPr>
            </w:pPr>
            <w:r w:rsidRPr="007F3D5B">
              <w:rPr>
                <w:rFonts w:ascii="Arial" w:eastAsia="Cambria" w:hAnsi="Arial" w:cs="Arial"/>
                <w:color w:val="000000"/>
                <w:sz w:val="22"/>
                <w:szCs w:val="22"/>
              </w:rPr>
              <w:t>Cat #10803-034</w:t>
            </w:r>
          </w:p>
        </w:tc>
      </w:tr>
      <w:tr w:rsidR="00D9044C" w14:paraId="32287F5B" w14:textId="77777777" w:rsidTr="00D9044C">
        <w:tc>
          <w:tcPr>
            <w:tcW w:w="3596" w:type="dxa"/>
          </w:tcPr>
          <w:p w14:paraId="504C96D7" w14:textId="50E6F424" w:rsidR="00D9044C" w:rsidRDefault="00D9044C" w:rsidP="00E837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Cambria" w:hAnsi="Arial" w:cs="Arial"/>
                <w:color w:val="000000"/>
                <w:sz w:val="22"/>
                <w:szCs w:val="22"/>
              </w:rPr>
            </w:pPr>
            <w:r w:rsidRPr="007F3D5B">
              <w:rPr>
                <w:rFonts w:ascii="Arial" w:eastAsia="Cambria" w:hAnsi="Arial" w:cs="Arial"/>
                <w:color w:val="000000"/>
                <w:sz w:val="22"/>
                <w:szCs w:val="22"/>
              </w:rPr>
              <w:t>Lipofectamine 2000</w:t>
            </w:r>
          </w:p>
        </w:tc>
        <w:tc>
          <w:tcPr>
            <w:tcW w:w="3597" w:type="dxa"/>
          </w:tcPr>
          <w:p w14:paraId="254395CA" w14:textId="3A648A16" w:rsidR="00D9044C" w:rsidRDefault="00D9044C" w:rsidP="00E837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Cambria" w:hAnsi="Arial" w:cs="Arial"/>
                <w:color w:val="000000"/>
                <w:sz w:val="22"/>
                <w:szCs w:val="22"/>
              </w:rPr>
            </w:pPr>
            <w:r w:rsidRPr="007F3D5B">
              <w:rPr>
                <w:rFonts w:ascii="Arial" w:eastAsia="Cambria" w:hAnsi="Arial" w:cs="Arial"/>
                <w:color w:val="000000"/>
                <w:sz w:val="22"/>
                <w:szCs w:val="22"/>
              </w:rPr>
              <w:t>Thermo Fisher</w:t>
            </w:r>
          </w:p>
        </w:tc>
        <w:tc>
          <w:tcPr>
            <w:tcW w:w="3597" w:type="dxa"/>
          </w:tcPr>
          <w:p w14:paraId="2CD63E80" w14:textId="779B6180" w:rsidR="00D9044C" w:rsidRDefault="00D9044C" w:rsidP="00E837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Cambria" w:hAnsi="Arial" w:cs="Arial"/>
                <w:color w:val="000000"/>
                <w:sz w:val="22"/>
                <w:szCs w:val="22"/>
              </w:rPr>
            </w:pPr>
            <w:r w:rsidRPr="007F3D5B">
              <w:rPr>
                <w:rFonts w:ascii="Arial" w:eastAsia="Cambria" w:hAnsi="Arial" w:cs="Arial"/>
                <w:color w:val="000000"/>
                <w:sz w:val="22"/>
                <w:szCs w:val="22"/>
              </w:rPr>
              <w:t>Cat #11668019</w:t>
            </w:r>
          </w:p>
        </w:tc>
      </w:tr>
      <w:tr w:rsidR="00D9044C" w14:paraId="556D42ED" w14:textId="77777777" w:rsidTr="00D9044C">
        <w:tc>
          <w:tcPr>
            <w:tcW w:w="3596" w:type="dxa"/>
          </w:tcPr>
          <w:p w14:paraId="56AA8B24" w14:textId="0B4BC83A" w:rsidR="00D9044C" w:rsidRDefault="00D9044C" w:rsidP="00E837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Cambria" w:hAnsi="Arial" w:cs="Arial"/>
                <w:color w:val="000000"/>
                <w:sz w:val="22"/>
                <w:szCs w:val="22"/>
              </w:rPr>
            </w:pPr>
            <w:r w:rsidRPr="007F3D5B">
              <w:rPr>
                <w:rFonts w:ascii="Arial" w:eastAsia="Cambria" w:hAnsi="Arial" w:cs="Arial"/>
                <w:color w:val="000000"/>
                <w:sz w:val="22"/>
                <w:szCs w:val="22"/>
              </w:rPr>
              <w:t>Opti-MEM I</w:t>
            </w:r>
          </w:p>
        </w:tc>
        <w:tc>
          <w:tcPr>
            <w:tcW w:w="3597" w:type="dxa"/>
          </w:tcPr>
          <w:p w14:paraId="67A8D00C" w14:textId="30B2E105" w:rsidR="00D9044C" w:rsidRDefault="00D9044C" w:rsidP="00E837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Cambria" w:hAnsi="Arial" w:cs="Arial"/>
                <w:color w:val="000000"/>
                <w:sz w:val="22"/>
                <w:szCs w:val="22"/>
              </w:rPr>
            </w:pPr>
            <w:r w:rsidRPr="007F3D5B">
              <w:rPr>
                <w:rFonts w:ascii="Arial" w:eastAsia="Cambria" w:hAnsi="Arial" w:cs="Arial"/>
                <w:color w:val="000000"/>
                <w:sz w:val="22"/>
                <w:szCs w:val="22"/>
              </w:rPr>
              <w:t>Thermo Fisher</w:t>
            </w:r>
          </w:p>
        </w:tc>
        <w:tc>
          <w:tcPr>
            <w:tcW w:w="3597" w:type="dxa"/>
          </w:tcPr>
          <w:p w14:paraId="524252BF" w14:textId="406450D3" w:rsidR="00D9044C" w:rsidRDefault="00D9044C" w:rsidP="00E837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Cambria" w:hAnsi="Arial" w:cs="Arial"/>
                <w:color w:val="000000"/>
                <w:sz w:val="22"/>
                <w:szCs w:val="22"/>
              </w:rPr>
            </w:pPr>
            <w:r w:rsidRPr="007F3D5B">
              <w:rPr>
                <w:rFonts w:ascii="Arial" w:eastAsia="Cambria" w:hAnsi="Arial" w:cs="Arial"/>
                <w:color w:val="000000"/>
                <w:sz w:val="22"/>
                <w:szCs w:val="22"/>
              </w:rPr>
              <w:t>Cat #31985062</w:t>
            </w:r>
          </w:p>
        </w:tc>
      </w:tr>
      <w:tr w:rsidR="00D9044C" w14:paraId="2E512993" w14:textId="77777777" w:rsidTr="00D9044C">
        <w:tc>
          <w:tcPr>
            <w:tcW w:w="3596" w:type="dxa"/>
          </w:tcPr>
          <w:p w14:paraId="5BAD5A42" w14:textId="047AE300" w:rsidR="00D9044C" w:rsidRDefault="00D9044C" w:rsidP="00E837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Cambria" w:hAnsi="Arial" w:cs="Arial"/>
                <w:color w:val="000000"/>
                <w:sz w:val="22"/>
                <w:szCs w:val="22"/>
              </w:rPr>
            </w:pPr>
            <w:r w:rsidRPr="007F3D5B">
              <w:rPr>
                <w:rFonts w:ascii="Arial" w:eastAsia="Cambria" w:hAnsi="Arial" w:cs="Arial"/>
                <w:color w:val="000000"/>
                <w:sz w:val="22"/>
                <w:szCs w:val="22"/>
              </w:rPr>
              <w:t>PEG-it Virus Precipitation Solution</w:t>
            </w:r>
          </w:p>
        </w:tc>
        <w:tc>
          <w:tcPr>
            <w:tcW w:w="3597" w:type="dxa"/>
          </w:tcPr>
          <w:p w14:paraId="246C7FDA" w14:textId="1128CDA4" w:rsidR="00D9044C" w:rsidRDefault="00D9044C" w:rsidP="00E837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Cambria" w:hAnsi="Arial" w:cs="Arial"/>
                <w:color w:val="000000"/>
                <w:sz w:val="22"/>
                <w:szCs w:val="22"/>
              </w:rPr>
            </w:pPr>
            <w:r w:rsidRPr="007F3D5B">
              <w:rPr>
                <w:rFonts w:ascii="Arial" w:eastAsia="Cambria" w:hAnsi="Arial" w:cs="Arial"/>
                <w:color w:val="000000"/>
                <w:sz w:val="22"/>
                <w:szCs w:val="22"/>
              </w:rPr>
              <w:t>System Biosciences</w:t>
            </w:r>
          </w:p>
        </w:tc>
        <w:tc>
          <w:tcPr>
            <w:tcW w:w="3597" w:type="dxa"/>
          </w:tcPr>
          <w:p w14:paraId="71719AEB" w14:textId="70F30AFC" w:rsidR="00D9044C" w:rsidRDefault="00D9044C" w:rsidP="00E837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Cambria" w:hAnsi="Arial" w:cs="Arial"/>
                <w:color w:val="000000"/>
                <w:sz w:val="22"/>
                <w:szCs w:val="22"/>
              </w:rPr>
            </w:pPr>
            <w:r w:rsidRPr="007F3D5B">
              <w:rPr>
                <w:rFonts w:ascii="Arial" w:eastAsia="Cambria" w:hAnsi="Arial" w:cs="Arial"/>
                <w:color w:val="000000"/>
                <w:sz w:val="22"/>
                <w:szCs w:val="22"/>
              </w:rPr>
              <w:t>Cat #</w:t>
            </w:r>
            <w:r w:rsidRPr="007F3D5B">
              <w:rPr>
                <w:rFonts w:ascii="Arial" w:hAnsi="Arial" w:cs="Arial"/>
                <w:sz w:val="22"/>
                <w:szCs w:val="22"/>
              </w:rPr>
              <w:t xml:space="preserve"> </w:t>
            </w:r>
            <w:r w:rsidRPr="007F3D5B">
              <w:rPr>
                <w:rFonts w:ascii="Arial" w:eastAsia="Cambria" w:hAnsi="Arial" w:cs="Arial"/>
                <w:color w:val="000000"/>
                <w:sz w:val="22"/>
                <w:szCs w:val="22"/>
              </w:rPr>
              <w:t>LV825A-1</w:t>
            </w:r>
          </w:p>
        </w:tc>
      </w:tr>
      <w:tr w:rsidR="00D9044C" w14:paraId="5F8374A8" w14:textId="77777777" w:rsidTr="00D9044C">
        <w:tc>
          <w:tcPr>
            <w:tcW w:w="3596" w:type="dxa"/>
          </w:tcPr>
          <w:p w14:paraId="7AB4BE25" w14:textId="1D2DAD32" w:rsidR="00D9044C" w:rsidRDefault="00D9044C" w:rsidP="00E837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Cambria" w:hAnsi="Arial" w:cs="Arial"/>
                <w:color w:val="000000"/>
                <w:sz w:val="22"/>
                <w:szCs w:val="22"/>
              </w:rPr>
            </w:pPr>
            <w:r w:rsidRPr="007F3D5B">
              <w:rPr>
                <w:rFonts w:ascii="Arial" w:eastAsia="Cambria" w:hAnsi="Arial" w:cs="Arial"/>
                <w:color w:val="000000"/>
                <w:sz w:val="22"/>
                <w:szCs w:val="22"/>
              </w:rPr>
              <w:t>HEPES Buffer</w:t>
            </w:r>
          </w:p>
        </w:tc>
        <w:tc>
          <w:tcPr>
            <w:tcW w:w="3597" w:type="dxa"/>
          </w:tcPr>
          <w:p w14:paraId="02EF982B" w14:textId="1866A57E" w:rsidR="00D9044C" w:rsidRDefault="00D9044C" w:rsidP="00E837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Cambria" w:hAnsi="Arial" w:cs="Arial"/>
                <w:color w:val="000000"/>
                <w:sz w:val="22"/>
                <w:szCs w:val="22"/>
              </w:rPr>
            </w:pPr>
            <w:r w:rsidRPr="007F3D5B">
              <w:rPr>
                <w:rFonts w:ascii="Arial" w:eastAsia="Cambria" w:hAnsi="Arial" w:cs="Arial"/>
                <w:color w:val="000000"/>
                <w:sz w:val="22"/>
                <w:szCs w:val="22"/>
              </w:rPr>
              <w:t>Available from various suppliers</w:t>
            </w:r>
          </w:p>
        </w:tc>
        <w:tc>
          <w:tcPr>
            <w:tcW w:w="3597" w:type="dxa"/>
          </w:tcPr>
          <w:p w14:paraId="3CAD4D83" w14:textId="77777777" w:rsidR="00D9044C" w:rsidRDefault="00D9044C" w:rsidP="00E837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Cambria" w:hAnsi="Arial" w:cs="Arial"/>
                <w:color w:val="000000"/>
                <w:sz w:val="22"/>
                <w:szCs w:val="22"/>
              </w:rPr>
            </w:pPr>
          </w:p>
        </w:tc>
      </w:tr>
    </w:tbl>
    <w:p w14:paraId="6631E078" w14:textId="77777777" w:rsidR="00E8379F" w:rsidRPr="00E8379F" w:rsidRDefault="00E8379F" w:rsidP="00E837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Cambria" w:hAnsi="Arial" w:cs="Arial"/>
          <w:color w:val="000000"/>
          <w:sz w:val="22"/>
          <w:szCs w:val="22"/>
        </w:rPr>
      </w:pPr>
    </w:p>
    <w:p w14:paraId="774DB461" w14:textId="77777777" w:rsidR="00FE21BD" w:rsidRPr="007F3D5B" w:rsidRDefault="00FE21BD" w:rsidP="001C04B9">
      <w:pPr>
        <w:widowControl w:val="0"/>
        <w:autoSpaceDE w:val="0"/>
        <w:autoSpaceDN w:val="0"/>
        <w:adjustRightInd w:val="0"/>
        <w:rPr>
          <w:rFonts w:ascii="Arial" w:hAnsi="Arial" w:cs="Arial"/>
          <w:sz w:val="22"/>
          <w:szCs w:val="22"/>
        </w:rPr>
      </w:pPr>
    </w:p>
    <w:p w14:paraId="2DB9F202" w14:textId="79188A23" w:rsidR="008A5E90" w:rsidRPr="007F3D5B" w:rsidRDefault="008A5E90" w:rsidP="005413FC">
      <w:pPr>
        <w:widowControl w:val="0"/>
        <w:numPr>
          <w:ilvl w:val="0"/>
          <w:numId w:val="16"/>
        </w:numPr>
        <w:autoSpaceDE w:val="0"/>
        <w:autoSpaceDN w:val="0"/>
        <w:adjustRightInd w:val="0"/>
        <w:ind w:left="360"/>
        <w:rPr>
          <w:rFonts w:ascii="Arial" w:hAnsi="Arial" w:cs="Arial"/>
          <w:sz w:val="22"/>
          <w:szCs w:val="22"/>
        </w:rPr>
      </w:pPr>
      <w:r w:rsidRPr="007F3D5B">
        <w:rPr>
          <w:rFonts w:ascii="Arial" w:hAnsi="Arial" w:cs="Arial"/>
          <w:sz w:val="22"/>
          <w:szCs w:val="22"/>
        </w:rPr>
        <w:t>Plate 4</w:t>
      </w:r>
      <w:r w:rsidR="006A2EC0">
        <w:rPr>
          <w:rFonts w:ascii="Arial" w:hAnsi="Arial" w:cs="Arial"/>
          <w:sz w:val="22"/>
          <w:szCs w:val="22"/>
        </w:rPr>
        <w:t>.5</w:t>
      </w:r>
      <w:r w:rsidRPr="007F3D5B">
        <w:rPr>
          <w:rFonts w:ascii="Arial" w:hAnsi="Arial" w:cs="Arial"/>
          <w:sz w:val="22"/>
          <w:szCs w:val="22"/>
        </w:rPr>
        <w:t xml:space="preserve"> million HEK293T cells in a 10 cm dish in 10 mL DMEM + 10% FB Essence (FBE) - NO ANTIBIOTICS!  Allow the cells to adhere to the plate by incubating them in a 37°C, 5% CO</w:t>
      </w:r>
      <w:r w:rsidRPr="007F3D5B">
        <w:rPr>
          <w:rFonts w:ascii="Arial" w:hAnsi="Arial" w:cs="Arial"/>
          <w:sz w:val="22"/>
          <w:szCs w:val="22"/>
          <w:vertAlign w:val="subscript"/>
        </w:rPr>
        <w:t>2</w:t>
      </w:r>
      <w:r w:rsidRPr="007F3D5B">
        <w:rPr>
          <w:rFonts w:ascii="Arial" w:hAnsi="Arial" w:cs="Arial"/>
          <w:sz w:val="22"/>
          <w:szCs w:val="22"/>
        </w:rPr>
        <w:t xml:space="preserve"> incubator overnight.</w:t>
      </w:r>
    </w:p>
    <w:p w14:paraId="059205A1" w14:textId="77777777" w:rsidR="00783649" w:rsidRPr="007F3D5B" w:rsidRDefault="00783649" w:rsidP="00783649">
      <w:pPr>
        <w:widowControl w:val="0"/>
        <w:autoSpaceDE w:val="0"/>
        <w:autoSpaceDN w:val="0"/>
        <w:adjustRightInd w:val="0"/>
        <w:ind w:left="360"/>
        <w:rPr>
          <w:rFonts w:ascii="Arial" w:hAnsi="Arial" w:cs="Arial"/>
          <w:sz w:val="22"/>
          <w:szCs w:val="22"/>
        </w:rPr>
      </w:pPr>
    </w:p>
    <w:p w14:paraId="5185FB36" w14:textId="3A16E5A4" w:rsidR="008A5E90" w:rsidRPr="007F3D5B" w:rsidRDefault="008A5E90" w:rsidP="005413FC">
      <w:pPr>
        <w:widowControl w:val="0"/>
        <w:numPr>
          <w:ilvl w:val="0"/>
          <w:numId w:val="16"/>
        </w:numPr>
        <w:autoSpaceDE w:val="0"/>
        <w:autoSpaceDN w:val="0"/>
        <w:adjustRightInd w:val="0"/>
        <w:ind w:left="360"/>
        <w:rPr>
          <w:rFonts w:ascii="Arial" w:hAnsi="Arial" w:cs="Arial"/>
          <w:sz w:val="22"/>
          <w:szCs w:val="22"/>
        </w:rPr>
      </w:pPr>
      <w:r w:rsidRPr="007F3D5B">
        <w:rPr>
          <w:rFonts w:ascii="Arial" w:hAnsi="Arial" w:cs="Arial"/>
          <w:sz w:val="22"/>
          <w:szCs w:val="22"/>
        </w:rPr>
        <w:t xml:space="preserve">Co-transfect the next day with 8 µg of psPAX2 </w:t>
      </w:r>
      <w:r w:rsidR="00ED6CAC" w:rsidRPr="007F3D5B">
        <w:rPr>
          <w:rFonts w:ascii="Arial" w:hAnsi="Arial" w:cs="Arial"/>
          <w:sz w:val="22"/>
          <w:szCs w:val="22"/>
        </w:rPr>
        <w:t xml:space="preserve">(gag pol) </w:t>
      </w:r>
      <w:r w:rsidRPr="007F3D5B">
        <w:rPr>
          <w:rFonts w:ascii="Arial" w:hAnsi="Arial" w:cs="Arial"/>
          <w:sz w:val="22"/>
          <w:szCs w:val="22"/>
        </w:rPr>
        <w:t xml:space="preserve">plasmid, 4 µg of pMD2.G </w:t>
      </w:r>
      <w:r w:rsidR="00ED6CAC" w:rsidRPr="007F3D5B">
        <w:rPr>
          <w:rFonts w:ascii="Arial" w:hAnsi="Arial" w:cs="Arial"/>
          <w:sz w:val="22"/>
          <w:szCs w:val="22"/>
        </w:rPr>
        <w:t xml:space="preserve">(VsVg) </w:t>
      </w:r>
      <w:r w:rsidRPr="007F3D5B">
        <w:rPr>
          <w:rFonts w:ascii="Arial" w:hAnsi="Arial" w:cs="Arial"/>
          <w:sz w:val="22"/>
          <w:szCs w:val="22"/>
        </w:rPr>
        <w:t>plasmid, and 8 µg of lentiviral vector construct using Lipofectamine 2000:</w:t>
      </w:r>
    </w:p>
    <w:p w14:paraId="1C032135" w14:textId="221D80AB" w:rsidR="008A5E90" w:rsidRPr="007F3D5B" w:rsidRDefault="008A5E90" w:rsidP="005413FC">
      <w:pPr>
        <w:widowControl w:val="0"/>
        <w:numPr>
          <w:ilvl w:val="0"/>
          <w:numId w:val="17"/>
        </w:numPr>
        <w:autoSpaceDE w:val="0"/>
        <w:autoSpaceDN w:val="0"/>
        <w:adjustRightInd w:val="0"/>
        <w:ind w:left="720"/>
        <w:rPr>
          <w:rFonts w:ascii="Arial" w:hAnsi="Arial" w:cs="Arial"/>
          <w:sz w:val="22"/>
          <w:szCs w:val="22"/>
        </w:rPr>
      </w:pPr>
      <w:r w:rsidRPr="007F3D5B">
        <w:rPr>
          <w:rFonts w:ascii="Arial" w:hAnsi="Arial" w:cs="Arial"/>
          <w:sz w:val="22"/>
          <w:szCs w:val="22"/>
        </w:rPr>
        <w:t>Mix 1.25 mLs of Opti-MEM I media with 50 µLs Lipofectamine 2000. Incubate at room temperature for 5 min.</w:t>
      </w:r>
    </w:p>
    <w:p w14:paraId="3F1DB8E2" w14:textId="43FAB043" w:rsidR="008A5E90" w:rsidRDefault="008A5E90" w:rsidP="005413FC">
      <w:pPr>
        <w:pStyle w:val="ListParagraph"/>
        <w:numPr>
          <w:ilvl w:val="0"/>
          <w:numId w:val="17"/>
        </w:numPr>
        <w:spacing w:after="0" w:line="240" w:lineRule="auto"/>
        <w:ind w:left="720"/>
        <w:rPr>
          <w:rFonts w:ascii="Arial" w:hAnsi="Arial" w:cs="Arial"/>
        </w:rPr>
      </w:pPr>
      <w:r w:rsidRPr="007F3D5B">
        <w:rPr>
          <w:rFonts w:ascii="Arial" w:hAnsi="Arial" w:cs="Arial"/>
        </w:rPr>
        <w:t>In a separate tube, mix 1.25 mLs of Opti-MEM I media with plasmid DNA (20 µg total).</w:t>
      </w:r>
    </w:p>
    <w:p w14:paraId="19321AB8" w14:textId="77777777" w:rsidR="006272EA" w:rsidRDefault="006272EA" w:rsidP="006272EA">
      <w:pPr>
        <w:pStyle w:val="paragraph"/>
        <w:numPr>
          <w:ilvl w:val="2"/>
          <w:numId w:val="17"/>
        </w:numPr>
        <w:spacing w:before="0" w:beforeAutospacing="0" w:after="0" w:afterAutospacing="0" w:line="276" w:lineRule="auto"/>
        <w:textAlignment w:val="baseline"/>
        <w:rPr>
          <w:rStyle w:val="eop"/>
          <w:rFonts w:ascii="Arial" w:hAnsi="Arial" w:cs="Arial"/>
          <w:color w:val="000000" w:themeColor="text1"/>
          <w:sz w:val="22"/>
          <w:szCs w:val="22"/>
        </w:rPr>
      </w:pPr>
      <w:r w:rsidRPr="00225C2D">
        <w:rPr>
          <w:rStyle w:val="normaltextrun"/>
          <w:rFonts w:ascii="Arial" w:hAnsi="Arial" w:cs="Arial"/>
          <w:color w:val="000000" w:themeColor="text1"/>
          <w:sz w:val="22"/>
          <w:szCs w:val="22"/>
        </w:rPr>
        <w:t>Add enough TE buffer to your plasmid so that the 16ug of DNA are in 50uL total volume.</w:t>
      </w:r>
      <w:r w:rsidRPr="00225C2D">
        <w:rPr>
          <w:rStyle w:val="eop"/>
          <w:rFonts w:ascii="Arial" w:hAnsi="Arial" w:cs="Arial"/>
          <w:color w:val="000000" w:themeColor="text1"/>
          <w:sz w:val="22"/>
          <w:szCs w:val="22"/>
        </w:rPr>
        <w:t> </w:t>
      </w:r>
    </w:p>
    <w:p w14:paraId="0348C173" w14:textId="74434F63" w:rsidR="006272EA" w:rsidRPr="006272EA" w:rsidRDefault="006272EA" w:rsidP="006272EA">
      <w:pPr>
        <w:pStyle w:val="paragraph"/>
        <w:numPr>
          <w:ilvl w:val="2"/>
          <w:numId w:val="17"/>
        </w:numPr>
        <w:spacing w:before="0" w:beforeAutospacing="0" w:after="0" w:afterAutospacing="0" w:line="276" w:lineRule="auto"/>
        <w:textAlignment w:val="baseline"/>
        <w:rPr>
          <w:rFonts w:ascii="Arial" w:hAnsi="Arial" w:cs="Arial"/>
          <w:color w:val="000000" w:themeColor="text1"/>
          <w:sz w:val="22"/>
          <w:szCs w:val="22"/>
        </w:rPr>
      </w:pPr>
      <w:r>
        <w:rPr>
          <w:rStyle w:val="eop"/>
          <w:rFonts w:ascii="Arial" w:hAnsi="Arial" w:cs="Arial"/>
          <w:color w:val="000000" w:themeColor="text1"/>
          <w:sz w:val="22"/>
          <w:szCs w:val="22"/>
        </w:rPr>
        <w:t>NB: it is highly suggested you use a construct that has been maxiprepped, rather than miniprepped as this gives better results</w:t>
      </w:r>
      <w:r w:rsidR="00BD39E6">
        <w:rPr>
          <w:rStyle w:val="eop"/>
          <w:rFonts w:ascii="Arial" w:hAnsi="Arial" w:cs="Arial"/>
          <w:color w:val="000000" w:themeColor="text1"/>
          <w:sz w:val="22"/>
          <w:szCs w:val="22"/>
        </w:rPr>
        <w:t>.</w:t>
      </w:r>
    </w:p>
    <w:p w14:paraId="724A8CA4" w14:textId="77777777" w:rsidR="008A5E90" w:rsidRPr="007F3D5B" w:rsidRDefault="008A5E90" w:rsidP="005413FC">
      <w:pPr>
        <w:widowControl w:val="0"/>
        <w:numPr>
          <w:ilvl w:val="0"/>
          <w:numId w:val="17"/>
        </w:numPr>
        <w:autoSpaceDE w:val="0"/>
        <w:autoSpaceDN w:val="0"/>
        <w:adjustRightInd w:val="0"/>
        <w:ind w:left="720"/>
        <w:rPr>
          <w:rFonts w:ascii="Arial" w:hAnsi="Arial" w:cs="Arial"/>
          <w:sz w:val="22"/>
          <w:szCs w:val="22"/>
        </w:rPr>
      </w:pPr>
      <w:r w:rsidRPr="007F3D5B">
        <w:rPr>
          <w:rFonts w:ascii="Arial" w:hAnsi="Arial" w:cs="Arial"/>
          <w:sz w:val="22"/>
          <w:szCs w:val="22"/>
        </w:rPr>
        <w:t>Add diluted Lipofectamine 2000 to the DNA mix.  Mix gently by flicking or inverting tube (do not vortex) and incubate at room temperature for 20-30 min.</w:t>
      </w:r>
    </w:p>
    <w:p w14:paraId="310267EA" w14:textId="4DEEA32A" w:rsidR="008A5E90" w:rsidRPr="007F3D5B" w:rsidRDefault="008A5E90" w:rsidP="005413FC">
      <w:pPr>
        <w:widowControl w:val="0"/>
        <w:numPr>
          <w:ilvl w:val="0"/>
          <w:numId w:val="17"/>
        </w:numPr>
        <w:autoSpaceDE w:val="0"/>
        <w:autoSpaceDN w:val="0"/>
        <w:adjustRightInd w:val="0"/>
        <w:ind w:left="720"/>
        <w:rPr>
          <w:rFonts w:ascii="Arial" w:hAnsi="Arial" w:cs="Arial"/>
          <w:sz w:val="22"/>
          <w:szCs w:val="22"/>
        </w:rPr>
      </w:pPr>
      <w:r w:rsidRPr="007F3D5B">
        <w:rPr>
          <w:rFonts w:ascii="Arial" w:hAnsi="Arial" w:cs="Arial"/>
          <w:sz w:val="22"/>
          <w:szCs w:val="22"/>
        </w:rPr>
        <w:t>Gently add Lipofectamine/DNA mix to cells.  Swirl plate to mix and return cells to the incubator.</w:t>
      </w:r>
    </w:p>
    <w:p w14:paraId="56F66C81" w14:textId="77777777" w:rsidR="00783649" w:rsidRPr="007F3D5B" w:rsidRDefault="00783649" w:rsidP="00783649">
      <w:pPr>
        <w:widowControl w:val="0"/>
        <w:autoSpaceDE w:val="0"/>
        <w:autoSpaceDN w:val="0"/>
        <w:adjustRightInd w:val="0"/>
        <w:ind w:left="720"/>
        <w:rPr>
          <w:rFonts w:ascii="Arial" w:hAnsi="Arial" w:cs="Arial"/>
          <w:sz w:val="22"/>
          <w:szCs w:val="22"/>
        </w:rPr>
      </w:pPr>
    </w:p>
    <w:p w14:paraId="44594B0F" w14:textId="3648F672" w:rsidR="008A5E90" w:rsidRPr="007F3D5B" w:rsidRDefault="008A5E90" w:rsidP="005413FC">
      <w:pPr>
        <w:widowControl w:val="0"/>
        <w:numPr>
          <w:ilvl w:val="0"/>
          <w:numId w:val="16"/>
        </w:numPr>
        <w:autoSpaceDE w:val="0"/>
        <w:autoSpaceDN w:val="0"/>
        <w:adjustRightInd w:val="0"/>
        <w:ind w:left="360"/>
        <w:rPr>
          <w:rFonts w:ascii="Arial" w:hAnsi="Arial" w:cs="Arial"/>
          <w:sz w:val="22"/>
          <w:szCs w:val="22"/>
        </w:rPr>
      </w:pPr>
      <w:r w:rsidRPr="007F3D5B">
        <w:rPr>
          <w:rFonts w:ascii="Arial" w:hAnsi="Arial" w:cs="Arial"/>
          <w:sz w:val="22"/>
          <w:szCs w:val="22"/>
        </w:rPr>
        <w:t>24 hours after transfection, remove the transfection media (discard) and gently add 10 mL</w:t>
      </w:r>
      <w:r w:rsidR="00023DD0">
        <w:rPr>
          <w:rFonts w:ascii="Arial" w:hAnsi="Arial" w:cs="Arial"/>
          <w:sz w:val="22"/>
          <w:szCs w:val="22"/>
        </w:rPr>
        <w:t>s</w:t>
      </w:r>
      <w:r w:rsidRPr="007F3D5B">
        <w:rPr>
          <w:rFonts w:ascii="Arial" w:hAnsi="Arial" w:cs="Arial"/>
          <w:sz w:val="22"/>
          <w:szCs w:val="22"/>
        </w:rPr>
        <w:t xml:space="preserve"> of fresh DMEM + 10% FBE (can be with antibiotics, if desired).</w:t>
      </w:r>
      <w:r w:rsidR="000633F0">
        <w:rPr>
          <w:rFonts w:ascii="Arial" w:hAnsi="Arial" w:cs="Arial"/>
          <w:sz w:val="22"/>
          <w:szCs w:val="22"/>
        </w:rPr>
        <w:t xml:space="preserve"> </w:t>
      </w:r>
      <w:r w:rsidR="000633F0" w:rsidRPr="00225C2D">
        <w:rPr>
          <w:rStyle w:val="normaltextrun"/>
          <w:rFonts w:ascii="Arial" w:hAnsi="Arial" w:cs="Arial"/>
          <w:color w:val="000000" w:themeColor="text1"/>
          <w:sz w:val="22"/>
          <w:szCs w:val="22"/>
        </w:rPr>
        <w:t>Gently pipet media onto side of plate so you do not lift off cells on bottom.</w:t>
      </w:r>
      <w:r w:rsidR="000633F0" w:rsidRPr="00225C2D">
        <w:rPr>
          <w:rStyle w:val="eop"/>
          <w:rFonts w:ascii="Arial" w:hAnsi="Arial" w:cs="Arial"/>
          <w:color w:val="000000" w:themeColor="text1"/>
          <w:sz w:val="22"/>
          <w:szCs w:val="22"/>
        </w:rPr>
        <w:t> </w:t>
      </w:r>
    </w:p>
    <w:p w14:paraId="0924E790" w14:textId="77777777" w:rsidR="00783649" w:rsidRPr="007F3D5B" w:rsidRDefault="00783649" w:rsidP="00783649">
      <w:pPr>
        <w:widowControl w:val="0"/>
        <w:autoSpaceDE w:val="0"/>
        <w:autoSpaceDN w:val="0"/>
        <w:adjustRightInd w:val="0"/>
        <w:ind w:left="360"/>
        <w:rPr>
          <w:rFonts w:ascii="Arial" w:hAnsi="Arial" w:cs="Arial"/>
          <w:sz w:val="22"/>
          <w:szCs w:val="22"/>
        </w:rPr>
      </w:pPr>
    </w:p>
    <w:p w14:paraId="30A14A21" w14:textId="32C24478" w:rsidR="008A5E90" w:rsidRPr="007F3D5B" w:rsidRDefault="008A5E90" w:rsidP="005413FC">
      <w:pPr>
        <w:widowControl w:val="0"/>
        <w:numPr>
          <w:ilvl w:val="0"/>
          <w:numId w:val="16"/>
        </w:numPr>
        <w:autoSpaceDE w:val="0"/>
        <w:autoSpaceDN w:val="0"/>
        <w:adjustRightInd w:val="0"/>
        <w:ind w:left="360"/>
        <w:rPr>
          <w:rFonts w:ascii="Arial" w:hAnsi="Arial" w:cs="Arial"/>
          <w:sz w:val="22"/>
          <w:szCs w:val="22"/>
        </w:rPr>
      </w:pPr>
      <w:r w:rsidRPr="007F3D5B">
        <w:rPr>
          <w:rFonts w:ascii="Arial" w:hAnsi="Arial" w:cs="Arial"/>
          <w:sz w:val="22"/>
          <w:szCs w:val="22"/>
        </w:rPr>
        <w:t>48 a</w:t>
      </w:r>
      <w:r w:rsidR="00A47004">
        <w:rPr>
          <w:rFonts w:ascii="Arial" w:hAnsi="Arial" w:cs="Arial"/>
          <w:sz w:val="22"/>
          <w:szCs w:val="22"/>
        </w:rPr>
        <w:t>fter transfection (24 hrs post addition of new media)</w:t>
      </w:r>
      <w:r w:rsidRPr="007F3D5B">
        <w:rPr>
          <w:rFonts w:ascii="Arial" w:hAnsi="Arial" w:cs="Arial"/>
          <w:sz w:val="22"/>
          <w:szCs w:val="22"/>
        </w:rPr>
        <w:t>, harvest the medium containing the lentiviral virions:</w:t>
      </w:r>
    </w:p>
    <w:p w14:paraId="36A59900" w14:textId="1B74932E" w:rsidR="008A5E90" w:rsidRPr="007F3D5B" w:rsidRDefault="008A5E90" w:rsidP="005413FC">
      <w:pPr>
        <w:pStyle w:val="ListParagraph"/>
        <w:widowControl w:val="0"/>
        <w:numPr>
          <w:ilvl w:val="0"/>
          <w:numId w:val="18"/>
        </w:numPr>
        <w:autoSpaceDE w:val="0"/>
        <w:autoSpaceDN w:val="0"/>
        <w:adjustRightInd w:val="0"/>
        <w:spacing w:after="0" w:line="240" w:lineRule="auto"/>
        <w:ind w:left="720"/>
        <w:rPr>
          <w:rFonts w:ascii="Arial" w:hAnsi="Arial" w:cs="Arial"/>
        </w:rPr>
      </w:pPr>
      <w:r w:rsidRPr="007F3D5B">
        <w:rPr>
          <w:rFonts w:ascii="Arial" w:hAnsi="Arial" w:cs="Arial"/>
        </w:rPr>
        <w:t>At 48 hours, transfer media (~10 mLs) to a 50 mL conical tube (store at 4°C overnight).</w:t>
      </w:r>
    </w:p>
    <w:p w14:paraId="7814285E" w14:textId="755CDC6A" w:rsidR="008A5E90" w:rsidRDefault="008A5E90" w:rsidP="005413FC">
      <w:pPr>
        <w:pStyle w:val="ListParagraph"/>
        <w:widowControl w:val="0"/>
        <w:numPr>
          <w:ilvl w:val="0"/>
          <w:numId w:val="18"/>
        </w:numPr>
        <w:autoSpaceDE w:val="0"/>
        <w:autoSpaceDN w:val="0"/>
        <w:adjustRightInd w:val="0"/>
        <w:spacing w:after="0" w:line="240" w:lineRule="auto"/>
        <w:ind w:left="720"/>
        <w:rPr>
          <w:rFonts w:ascii="Arial" w:hAnsi="Arial" w:cs="Arial"/>
        </w:rPr>
      </w:pPr>
      <w:r w:rsidRPr="007F3D5B">
        <w:rPr>
          <w:rFonts w:ascii="Arial" w:hAnsi="Arial" w:cs="Arial"/>
        </w:rPr>
        <w:t>Bleach the remaining HEK293T cells and discard them.</w:t>
      </w:r>
    </w:p>
    <w:p w14:paraId="0680B5D6" w14:textId="77777777" w:rsidR="00AE0B2C" w:rsidRPr="00AE0B2C" w:rsidRDefault="00AE0B2C" w:rsidP="00AE0B2C">
      <w:pPr>
        <w:widowControl w:val="0"/>
        <w:autoSpaceDE w:val="0"/>
        <w:autoSpaceDN w:val="0"/>
        <w:adjustRightInd w:val="0"/>
        <w:rPr>
          <w:rFonts w:ascii="Arial" w:hAnsi="Arial" w:cs="Arial"/>
        </w:rPr>
      </w:pPr>
    </w:p>
    <w:p w14:paraId="385DA432" w14:textId="67D42C7E" w:rsidR="008A5E90" w:rsidRPr="007F3D5B" w:rsidRDefault="008A5E90" w:rsidP="005413FC">
      <w:pPr>
        <w:widowControl w:val="0"/>
        <w:numPr>
          <w:ilvl w:val="0"/>
          <w:numId w:val="16"/>
        </w:numPr>
        <w:autoSpaceDE w:val="0"/>
        <w:autoSpaceDN w:val="0"/>
        <w:adjustRightInd w:val="0"/>
        <w:ind w:left="360"/>
        <w:rPr>
          <w:rFonts w:ascii="Arial" w:hAnsi="Arial" w:cs="Arial"/>
          <w:sz w:val="22"/>
          <w:szCs w:val="22"/>
        </w:rPr>
      </w:pPr>
      <w:r w:rsidRPr="007F3D5B">
        <w:rPr>
          <w:rFonts w:ascii="Arial" w:eastAsia="Cambria" w:hAnsi="Arial" w:cs="Arial"/>
          <w:color w:val="000000"/>
          <w:sz w:val="22"/>
          <w:szCs w:val="22"/>
        </w:rPr>
        <w:t xml:space="preserve">Centrifuge the viral supernatant at 3000 x </w:t>
      </w:r>
      <w:r w:rsidRPr="007F3D5B">
        <w:rPr>
          <w:rFonts w:ascii="Arial" w:eastAsia="Cambria" w:hAnsi="Arial" w:cs="Arial"/>
          <w:i/>
          <w:color w:val="000000"/>
          <w:sz w:val="22"/>
          <w:szCs w:val="22"/>
        </w:rPr>
        <w:t xml:space="preserve">g </w:t>
      </w:r>
      <w:r w:rsidRPr="007F3D5B">
        <w:rPr>
          <w:rFonts w:ascii="Arial" w:eastAsia="Cambria" w:hAnsi="Arial" w:cs="Arial"/>
          <w:color w:val="000000"/>
          <w:sz w:val="22"/>
          <w:szCs w:val="22"/>
        </w:rPr>
        <w:t>for 15 minutes at room temperature to pellet cell debris</w:t>
      </w:r>
      <w:r w:rsidRPr="007F3D5B">
        <w:rPr>
          <w:rFonts w:ascii="Arial" w:hAnsi="Arial" w:cs="Arial"/>
          <w:sz w:val="22"/>
          <w:szCs w:val="22"/>
        </w:rPr>
        <w:t>.</w:t>
      </w:r>
    </w:p>
    <w:p w14:paraId="51BBCBEB" w14:textId="77777777" w:rsidR="00783649" w:rsidRPr="007F3D5B" w:rsidRDefault="00783649" w:rsidP="00783649">
      <w:pPr>
        <w:widowControl w:val="0"/>
        <w:autoSpaceDE w:val="0"/>
        <w:autoSpaceDN w:val="0"/>
        <w:adjustRightInd w:val="0"/>
        <w:ind w:left="360"/>
        <w:rPr>
          <w:rFonts w:ascii="Arial" w:hAnsi="Arial" w:cs="Arial"/>
          <w:sz w:val="22"/>
          <w:szCs w:val="22"/>
        </w:rPr>
      </w:pPr>
    </w:p>
    <w:p w14:paraId="7B70EA5A" w14:textId="2C8AD0A9" w:rsidR="008A5E90" w:rsidRPr="007F3D5B" w:rsidRDefault="008A5E90" w:rsidP="005413FC">
      <w:pPr>
        <w:widowControl w:val="0"/>
        <w:numPr>
          <w:ilvl w:val="0"/>
          <w:numId w:val="16"/>
        </w:numPr>
        <w:autoSpaceDE w:val="0"/>
        <w:autoSpaceDN w:val="0"/>
        <w:adjustRightInd w:val="0"/>
        <w:ind w:left="360"/>
        <w:rPr>
          <w:rFonts w:ascii="Arial" w:hAnsi="Arial" w:cs="Arial"/>
          <w:sz w:val="22"/>
          <w:szCs w:val="22"/>
        </w:rPr>
      </w:pPr>
      <w:r w:rsidRPr="007F3D5B">
        <w:rPr>
          <w:rFonts w:ascii="Arial" w:hAnsi="Arial" w:cs="Arial"/>
          <w:sz w:val="22"/>
          <w:szCs w:val="22"/>
        </w:rPr>
        <w:t>Transfer viral supernatant to a sterile 50 mL conical tube by decanting liquid and discard cell debris pellet.</w:t>
      </w:r>
    </w:p>
    <w:p w14:paraId="6473B883" w14:textId="77777777" w:rsidR="00783649" w:rsidRPr="007F3D5B" w:rsidRDefault="00783649" w:rsidP="00783649">
      <w:pPr>
        <w:widowControl w:val="0"/>
        <w:autoSpaceDE w:val="0"/>
        <w:autoSpaceDN w:val="0"/>
        <w:adjustRightInd w:val="0"/>
        <w:rPr>
          <w:rFonts w:ascii="Arial" w:hAnsi="Arial" w:cs="Arial"/>
          <w:sz w:val="22"/>
          <w:szCs w:val="22"/>
        </w:rPr>
      </w:pPr>
    </w:p>
    <w:p w14:paraId="35DB76E2" w14:textId="77777777" w:rsidR="008A5E90" w:rsidRPr="007F3D5B" w:rsidRDefault="008A5E90" w:rsidP="005413FC">
      <w:pPr>
        <w:widowControl w:val="0"/>
        <w:numPr>
          <w:ilvl w:val="0"/>
          <w:numId w:val="16"/>
        </w:numPr>
        <w:autoSpaceDE w:val="0"/>
        <w:autoSpaceDN w:val="0"/>
        <w:adjustRightInd w:val="0"/>
        <w:ind w:left="360"/>
        <w:rPr>
          <w:rFonts w:ascii="Arial" w:hAnsi="Arial" w:cs="Arial"/>
          <w:sz w:val="22"/>
          <w:szCs w:val="22"/>
        </w:rPr>
      </w:pPr>
      <w:r w:rsidRPr="007F3D5B">
        <w:rPr>
          <w:rFonts w:ascii="Arial" w:hAnsi="Arial" w:cs="Arial"/>
          <w:sz w:val="22"/>
          <w:szCs w:val="22"/>
        </w:rPr>
        <w:t>Concentrate viral particles with PEG-it Virus Precipitation Solution:</w:t>
      </w:r>
      <w:bookmarkStart w:id="20" w:name="_Hlk8030271"/>
    </w:p>
    <w:p w14:paraId="3F6C7D11" w14:textId="77777777" w:rsidR="008A5E90" w:rsidRPr="007F3D5B" w:rsidRDefault="008A5E90" w:rsidP="005413FC">
      <w:pPr>
        <w:pStyle w:val="ListParagraph"/>
        <w:widowControl w:val="0"/>
        <w:numPr>
          <w:ilvl w:val="0"/>
          <w:numId w:val="19"/>
        </w:numPr>
        <w:autoSpaceDE w:val="0"/>
        <w:autoSpaceDN w:val="0"/>
        <w:adjustRightInd w:val="0"/>
        <w:spacing w:after="0" w:line="240" w:lineRule="auto"/>
        <w:ind w:left="720"/>
        <w:rPr>
          <w:rFonts w:ascii="Arial" w:hAnsi="Arial" w:cs="Arial"/>
        </w:rPr>
      </w:pPr>
      <w:r w:rsidRPr="007F3D5B">
        <w:rPr>
          <w:rFonts w:ascii="Arial" w:eastAsia="Cambria" w:hAnsi="Arial" w:cs="Arial"/>
          <w:color w:val="000000"/>
        </w:rPr>
        <w:t>Add 1 volume of cold PEG-it</w:t>
      </w:r>
      <w:r w:rsidRPr="007F3D5B">
        <w:rPr>
          <w:rFonts w:ascii="Arial" w:eastAsia="Cambria" w:hAnsi="Arial" w:cs="Arial"/>
          <w:i/>
          <w:color w:val="000000"/>
        </w:rPr>
        <w:t xml:space="preserve"> </w:t>
      </w:r>
      <w:r w:rsidRPr="007F3D5B">
        <w:rPr>
          <w:rFonts w:ascii="Arial" w:eastAsia="Cambria" w:hAnsi="Arial" w:cs="Arial"/>
          <w:color w:val="000000"/>
        </w:rPr>
        <w:t xml:space="preserve">Virus Precipitation Solution (4°C) to every 4 volumes of viral supernatant. </w:t>
      </w:r>
      <w:r w:rsidRPr="007F3D5B">
        <w:rPr>
          <w:rFonts w:ascii="Arial" w:eastAsia="Cambria" w:hAnsi="Arial" w:cs="Arial"/>
          <w:i/>
          <w:color w:val="000000"/>
        </w:rPr>
        <w:t>(Example: 5 mLs PEG-it + 20 mLs viral supernatant).</w:t>
      </w:r>
    </w:p>
    <w:p w14:paraId="4006BB29" w14:textId="77777777" w:rsidR="008A5E90" w:rsidRPr="007F3D5B" w:rsidRDefault="008A5E90" w:rsidP="005413FC">
      <w:pPr>
        <w:pStyle w:val="ListParagraph"/>
        <w:widowControl w:val="0"/>
        <w:numPr>
          <w:ilvl w:val="0"/>
          <w:numId w:val="19"/>
        </w:numPr>
        <w:autoSpaceDE w:val="0"/>
        <w:autoSpaceDN w:val="0"/>
        <w:adjustRightInd w:val="0"/>
        <w:spacing w:after="0" w:line="240" w:lineRule="auto"/>
        <w:ind w:left="720"/>
        <w:rPr>
          <w:rFonts w:ascii="Arial" w:hAnsi="Arial" w:cs="Arial"/>
        </w:rPr>
      </w:pPr>
      <w:r w:rsidRPr="007F3D5B">
        <w:rPr>
          <w:rFonts w:ascii="Arial" w:eastAsia="Cambria" w:hAnsi="Arial" w:cs="Arial"/>
          <w:color w:val="000000"/>
        </w:rPr>
        <w:t>Refrigerate overnight at 4°C (at least 12 hours). Lentivector-containing supernatants mixed with PEG-it Virus Precipitation Solution are stable for up to 4-5 days at 4°C.</w:t>
      </w:r>
    </w:p>
    <w:p w14:paraId="5D46E065" w14:textId="77777777" w:rsidR="008A5E90" w:rsidRPr="007F3D5B" w:rsidRDefault="008A5E90" w:rsidP="005413FC">
      <w:pPr>
        <w:pStyle w:val="ListParagraph"/>
        <w:widowControl w:val="0"/>
        <w:numPr>
          <w:ilvl w:val="0"/>
          <w:numId w:val="19"/>
        </w:numPr>
        <w:autoSpaceDE w:val="0"/>
        <w:autoSpaceDN w:val="0"/>
        <w:adjustRightInd w:val="0"/>
        <w:spacing w:after="0" w:line="240" w:lineRule="auto"/>
        <w:ind w:left="720"/>
        <w:rPr>
          <w:rFonts w:ascii="Arial" w:hAnsi="Arial" w:cs="Arial"/>
        </w:rPr>
      </w:pPr>
      <w:r w:rsidRPr="007F3D5B">
        <w:rPr>
          <w:rFonts w:ascii="Arial" w:eastAsia="Cambria" w:hAnsi="Arial" w:cs="Arial"/>
          <w:color w:val="000000"/>
        </w:rPr>
        <w:t>Centrifuge supernatant/PEG-it</w:t>
      </w:r>
      <w:r w:rsidRPr="007F3D5B">
        <w:rPr>
          <w:rFonts w:ascii="Arial" w:eastAsia="Cambria" w:hAnsi="Arial" w:cs="Arial"/>
          <w:i/>
          <w:color w:val="000000"/>
        </w:rPr>
        <w:t xml:space="preserve"> </w:t>
      </w:r>
      <w:r w:rsidRPr="007F3D5B">
        <w:rPr>
          <w:rFonts w:ascii="Arial" w:eastAsia="Cambria" w:hAnsi="Arial" w:cs="Arial"/>
          <w:color w:val="000000"/>
        </w:rPr>
        <w:t xml:space="preserve">mixture at 1500 × </w:t>
      </w:r>
      <w:r w:rsidRPr="007F3D5B">
        <w:rPr>
          <w:rFonts w:ascii="Arial" w:eastAsia="Cambria" w:hAnsi="Arial" w:cs="Arial"/>
          <w:i/>
          <w:color w:val="000000"/>
        </w:rPr>
        <w:t xml:space="preserve">g </w:t>
      </w:r>
      <w:r w:rsidRPr="007F3D5B">
        <w:rPr>
          <w:rFonts w:ascii="Arial" w:eastAsia="Cambria" w:hAnsi="Arial" w:cs="Arial"/>
          <w:color w:val="000000"/>
        </w:rPr>
        <w:t>for 30 minutes at 4°C. After centrifugation, the lentivector particles may appear as a beige or white pellet at the bottom of the vessel.</w:t>
      </w:r>
    </w:p>
    <w:p w14:paraId="031B6DFE" w14:textId="305E4B59" w:rsidR="008A5E90" w:rsidRPr="007F3D5B" w:rsidRDefault="008A5E90" w:rsidP="005413FC">
      <w:pPr>
        <w:pStyle w:val="ListParagraph"/>
        <w:widowControl w:val="0"/>
        <w:numPr>
          <w:ilvl w:val="0"/>
          <w:numId w:val="19"/>
        </w:numPr>
        <w:autoSpaceDE w:val="0"/>
        <w:autoSpaceDN w:val="0"/>
        <w:adjustRightInd w:val="0"/>
        <w:spacing w:after="0" w:line="240" w:lineRule="auto"/>
        <w:ind w:left="720"/>
        <w:rPr>
          <w:rFonts w:ascii="Arial" w:hAnsi="Arial" w:cs="Arial"/>
        </w:rPr>
      </w:pPr>
      <w:r w:rsidRPr="007F3D5B">
        <w:rPr>
          <w:rFonts w:ascii="Arial" w:eastAsia="Cambria" w:hAnsi="Arial" w:cs="Arial"/>
          <w:color w:val="000000"/>
        </w:rPr>
        <w:lastRenderedPageBreak/>
        <w:t xml:space="preserve">Transfer supernatant to a fresh 50 mL conical tube by decanting.  Leave tube containing concentrated viral pellet upside down on a paper towel </w:t>
      </w:r>
      <w:r w:rsidR="00917BD8">
        <w:rPr>
          <w:rFonts w:ascii="Arial" w:eastAsia="Cambria" w:hAnsi="Arial" w:cs="Arial"/>
          <w:color w:val="000000"/>
        </w:rPr>
        <w:t xml:space="preserve">for several minutes </w:t>
      </w:r>
      <w:r w:rsidRPr="007F3D5B">
        <w:rPr>
          <w:rFonts w:ascii="Arial" w:eastAsia="Cambria" w:hAnsi="Arial" w:cs="Arial"/>
          <w:color w:val="000000"/>
        </w:rPr>
        <w:t>to allow fluid to be removed.  Centrifuge residual PEG-it</w:t>
      </w:r>
      <w:r w:rsidRPr="007F3D5B">
        <w:rPr>
          <w:rFonts w:ascii="Arial" w:eastAsia="Cambria" w:hAnsi="Arial" w:cs="Arial"/>
          <w:i/>
          <w:color w:val="000000"/>
        </w:rPr>
        <w:t xml:space="preserve"> </w:t>
      </w:r>
      <w:r w:rsidRPr="007F3D5B">
        <w:rPr>
          <w:rFonts w:ascii="Arial" w:eastAsia="Cambria" w:hAnsi="Arial" w:cs="Arial"/>
          <w:color w:val="000000"/>
        </w:rPr>
        <w:t xml:space="preserve">solution again at 1500 × </w:t>
      </w:r>
      <w:r w:rsidRPr="007F3D5B">
        <w:rPr>
          <w:rFonts w:ascii="Arial" w:eastAsia="Cambria" w:hAnsi="Arial" w:cs="Arial"/>
          <w:i/>
          <w:color w:val="000000"/>
        </w:rPr>
        <w:t xml:space="preserve">g </w:t>
      </w:r>
      <w:r w:rsidRPr="007F3D5B">
        <w:rPr>
          <w:rFonts w:ascii="Arial" w:eastAsia="Cambria" w:hAnsi="Arial" w:cs="Arial"/>
          <w:color w:val="000000"/>
        </w:rPr>
        <w:t>for 5 minutes.  Decant fluid and discard.  Leave the second tube upside down on a paper towel to allow remaining fluid to be removed for several minutes.  Blot tubes by gently tapping on the paper towel to remove remaining fluid.</w:t>
      </w:r>
    </w:p>
    <w:p w14:paraId="4E5760F2" w14:textId="77777777" w:rsidR="008A5E90" w:rsidRPr="007F3D5B" w:rsidRDefault="008A5E90" w:rsidP="005413FC">
      <w:pPr>
        <w:pStyle w:val="ListParagraph"/>
        <w:widowControl w:val="0"/>
        <w:numPr>
          <w:ilvl w:val="0"/>
          <w:numId w:val="19"/>
        </w:numPr>
        <w:autoSpaceDE w:val="0"/>
        <w:autoSpaceDN w:val="0"/>
        <w:adjustRightInd w:val="0"/>
        <w:spacing w:after="0" w:line="240" w:lineRule="auto"/>
        <w:ind w:left="720"/>
        <w:rPr>
          <w:rFonts w:ascii="Arial" w:hAnsi="Arial" w:cs="Arial"/>
        </w:rPr>
      </w:pPr>
      <w:r w:rsidRPr="007F3D5B">
        <w:rPr>
          <w:rFonts w:ascii="Arial" w:eastAsia="Cambria" w:hAnsi="Arial" w:cs="Arial"/>
          <w:color w:val="000000"/>
        </w:rPr>
        <w:t>Resuspend/combine lentiviral pellets in 1/100 of original volume using cold (4°C) DMEM containing 25mM HEPES buffer.</w:t>
      </w:r>
    </w:p>
    <w:p w14:paraId="092EFC30" w14:textId="77777777" w:rsidR="008A5E90" w:rsidRPr="007F3D5B" w:rsidRDefault="008A5E90" w:rsidP="005413FC">
      <w:pPr>
        <w:pStyle w:val="ListParagraph"/>
        <w:widowControl w:val="0"/>
        <w:numPr>
          <w:ilvl w:val="0"/>
          <w:numId w:val="19"/>
        </w:numPr>
        <w:autoSpaceDE w:val="0"/>
        <w:autoSpaceDN w:val="0"/>
        <w:adjustRightInd w:val="0"/>
        <w:spacing w:after="0" w:line="240" w:lineRule="auto"/>
        <w:ind w:left="720"/>
        <w:rPr>
          <w:rFonts w:ascii="Arial" w:hAnsi="Arial" w:cs="Arial"/>
        </w:rPr>
      </w:pPr>
      <w:r w:rsidRPr="007F3D5B">
        <w:rPr>
          <w:rFonts w:ascii="Arial" w:eastAsia="Cambria" w:hAnsi="Arial" w:cs="Arial"/>
          <w:color w:val="000000"/>
        </w:rPr>
        <w:t>Aliquot into cryogenic vials and store at -80°C until ready for use.</w:t>
      </w:r>
    </w:p>
    <w:p w14:paraId="6A8D6080" w14:textId="77777777" w:rsidR="008A5E90" w:rsidRPr="007F3D5B" w:rsidRDefault="008A5E90" w:rsidP="008A5E90">
      <w:pPr>
        <w:widowControl w:val="0"/>
        <w:autoSpaceDE w:val="0"/>
        <w:autoSpaceDN w:val="0"/>
        <w:adjustRightInd w:val="0"/>
        <w:rPr>
          <w:rFonts w:ascii="Arial" w:hAnsi="Arial" w:cs="Arial"/>
          <w:sz w:val="22"/>
          <w:szCs w:val="22"/>
        </w:rPr>
      </w:pPr>
    </w:p>
    <w:bookmarkEnd w:id="20"/>
    <w:p w14:paraId="558E4F07" w14:textId="77777777" w:rsidR="008A5E90" w:rsidRPr="007F3D5B" w:rsidRDefault="008A5E90" w:rsidP="004E599F">
      <w:pPr>
        <w:rPr>
          <w:rFonts w:ascii="Arial" w:hAnsi="Arial" w:cs="Arial"/>
          <w:color w:val="FF0000"/>
          <w:sz w:val="22"/>
          <w:szCs w:val="22"/>
        </w:rPr>
      </w:pPr>
    </w:p>
    <w:p w14:paraId="7E151543" w14:textId="09DD9D02" w:rsidR="004E599F" w:rsidRPr="007F3D5B" w:rsidRDefault="004E599F" w:rsidP="004E599F">
      <w:pPr>
        <w:rPr>
          <w:rFonts w:ascii="Arial" w:hAnsi="Arial" w:cs="Arial"/>
        </w:rPr>
      </w:pPr>
    </w:p>
    <w:p w14:paraId="55F25ADB" w14:textId="77777777" w:rsidR="006F2BEC" w:rsidRDefault="006F2BEC">
      <w:pPr>
        <w:rPr>
          <w:rFonts w:ascii="Arial" w:eastAsiaTheme="majorEastAsia" w:hAnsi="Arial" w:cs="Arial"/>
          <w:color w:val="2F5496" w:themeColor="accent1" w:themeShade="BF"/>
          <w:sz w:val="32"/>
          <w:szCs w:val="32"/>
        </w:rPr>
      </w:pPr>
      <w:r>
        <w:rPr>
          <w:rFonts w:ascii="Arial" w:hAnsi="Arial" w:cs="Arial"/>
        </w:rPr>
        <w:br w:type="page"/>
      </w:r>
    </w:p>
    <w:p w14:paraId="1DF02385" w14:textId="6614288B" w:rsidR="00722538" w:rsidRDefault="00631031" w:rsidP="00722538">
      <w:pPr>
        <w:pStyle w:val="Heading1"/>
        <w:spacing w:before="0"/>
        <w:rPr>
          <w:rFonts w:ascii="Arial" w:hAnsi="Arial" w:cs="Arial"/>
        </w:rPr>
      </w:pPr>
      <w:bookmarkStart w:id="21" w:name="_Toc79134755"/>
      <w:r>
        <w:rPr>
          <w:rFonts w:ascii="Arial" w:hAnsi="Arial" w:cs="Arial"/>
        </w:rPr>
        <w:lastRenderedPageBreak/>
        <w:t>Lentivirus titration</w:t>
      </w:r>
      <w:bookmarkEnd w:id="21"/>
    </w:p>
    <w:p w14:paraId="1250111A" w14:textId="77777777" w:rsidR="00722538" w:rsidRDefault="00722538" w:rsidP="00B06819">
      <w:pPr>
        <w:pStyle w:val="Heading1"/>
        <w:spacing w:before="0"/>
        <w:rPr>
          <w:rFonts w:ascii="Arial" w:hAnsi="Arial" w:cs="Arial"/>
        </w:rPr>
      </w:pPr>
    </w:p>
    <w:p w14:paraId="65B09A3F" w14:textId="77777777" w:rsidR="00321804" w:rsidRPr="00321804" w:rsidRDefault="00321804" w:rsidP="00321804">
      <w:pPr>
        <w:ind w:left="360" w:hanging="360"/>
        <w:rPr>
          <w:rFonts w:ascii="Arial" w:hAnsi="Arial" w:cs="Arial"/>
          <w:sz w:val="22"/>
          <w:szCs w:val="22"/>
        </w:rPr>
      </w:pPr>
      <w:r w:rsidRPr="00321804">
        <w:rPr>
          <w:rFonts w:ascii="Arial" w:hAnsi="Arial" w:cs="Arial"/>
          <w:sz w:val="22"/>
          <w:szCs w:val="22"/>
        </w:rPr>
        <w:t xml:space="preserve">Day 1: </w:t>
      </w:r>
    </w:p>
    <w:p w14:paraId="431A56A7" w14:textId="77777777" w:rsidR="00321804" w:rsidRPr="00321804" w:rsidRDefault="00321804" w:rsidP="00321804">
      <w:pPr>
        <w:ind w:left="360" w:hanging="360"/>
        <w:rPr>
          <w:rFonts w:ascii="Arial" w:hAnsi="Arial" w:cs="Arial"/>
          <w:sz w:val="22"/>
          <w:szCs w:val="22"/>
        </w:rPr>
      </w:pPr>
    </w:p>
    <w:p w14:paraId="647B107E" w14:textId="33C813A3" w:rsidR="00321804" w:rsidRPr="00321804" w:rsidRDefault="00321804" w:rsidP="00321804">
      <w:pPr>
        <w:pStyle w:val="ListParagraph"/>
        <w:numPr>
          <w:ilvl w:val="0"/>
          <w:numId w:val="34"/>
        </w:numPr>
        <w:spacing w:after="0" w:line="240" w:lineRule="auto"/>
        <w:rPr>
          <w:rFonts w:ascii="Arial" w:hAnsi="Arial" w:cs="Arial"/>
        </w:rPr>
      </w:pPr>
      <w:r w:rsidRPr="00321804">
        <w:rPr>
          <w:rFonts w:ascii="Arial" w:hAnsi="Arial" w:cs="Arial"/>
        </w:rPr>
        <w:t>Produce concentrated virus by usual meth</w:t>
      </w:r>
      <w:r w:rsidR="00E118B0">
        <w:rPr>
          <w:rFonts w:ascii="Arial" w:hAnsi="Arial" w:cs="Arial"/>
        </w:rPr>
        <w:t>od in previous section</w:t>
      </w:r>
      <w:r w:rsidRPr="00321804">
        <w:rPr>
          <w:rFonts w:ascii="Arial" w:hAnsi="Arial" w:cs="Arial"/>
        </w:rPr>
        <w:t xml:space="preserve">. Set aside an aliquot of ~35 uL when making other aliquots. </w:t>
      </w:r>
    </w:p>
    <w:p w14:paraId="6034AB15" w14:textId="68FC583A" w:rsidR="00321804" w:rsidRDefault="00321804" w:rsidP="00321804">
      <w:pPr>
        <w:pStyle w:val="ListParagraph"/>
        <w:numPr>
          <w:ilvl w:val="1"/>
          <w:numId w:val="34"/>
        </w:numPr>
        <w:spacing w:after="0" w:line="240" w:lineRule="auto"/>
        <w:rPr>
          <w:rFonts w:ascii="Arial" w:hAnsi="Arial" w:cs="Arial"/>
        </w:rPr>
      </w:pPr>
      <w:r w:rsidRPr="00321804">
        <w:rPr>
          <w:rFonts w:ascii="Arial" w:hAnsi="Arial" w:cs="Arial"/>
        </w:rPr>
        <w:t>You can titer the same day as you make virus, but make sure to freeze and then thaw your titer aliquot before using in the experiment below.</w:t>
      </w:r>
    </w:p>
    <w:p w14:paraId="33D1A48E" w14:textId="77777777" w:rsidR="004B29BD" w:rsidRPr="00321804" w:rsidRDefault="004B29BD" w:rsidP="004B29BD">
      <w:pPr>
        <w:pStyle w:val="ListParagraph"/>
        <w:spacing w:after="0" w:line="240" w:lineRule="auto"/>
        <w:ind w:left="1080"/>
        <w:rPr>
          <w:rFonts w:ascii="Arial" w:hAnsi="Arial" w:cs="Arial"/>
        </w:rPr>
      </w:pPr>
    </w:p>
    <w:p w14:paraId="5F942163" w14:textId="77777777" w:rsidR="00321804" w:rsidRPr="00321804" w:rsidRDefault="00321804" w:rsidP="00321804">
      <w:pPr>
        <w:pStyle w:val="ListParagraph"/>
        <w:numPr>
          <w:ilvl w:val="0"/>
          <w:numId w:val="34"/>
        </w:numPr>
        <w:spacing w:after="0" w:line="240" w:lineRule="auto"/>
        <w:rPr>
          <w:rFonts w:ascii="Arial" w:hAnsi="Arial" w:cs="Arial"/>
        </w:rPr>
      </w:pPr>
      <w:r w:rsidRPr="00321804">
        <w:rPr>
          <w:rFonts w:ascii="Arial" w:hAnsi="Arial" w:cs="Arial"/>
        </w:rPr>
        <w:t xml:space="preserve">Plate concentrated virus in 96 well V bottom plate. </w:t>
      </w:r>
    </w:p>
    <w:p w14:paraId="50D1CE39" w14:textId="77777777" w:rsidR="00321804" w:rsidRPr="00321804" w:rsidRDefault="00321804" w:rsidP="00321804">
      <w:pPr>
        <w:pStyle w:val="ListParagraph"/>
        <w:numPr>
          <w:ilvl w:val="1"/>
          <w:numId w:val="34"/>
        </w:numPr>
        <w:spacing w:after="0" w:line="240" w:lineRule="auto"/>
        <w:rPr>
          <w:rFonts w:ascii="Arial" w:hAnsi="Arial" w:cs="Arial"/>
        </w:rPr>
      </w:pPr>
      <w:r w:rsidRPr="00321804">
        <w:rPr>
          <w:rFonts w:ascii="Arial" w:hAnsi="Arial" w:cs="Arial"/>
        </w:rPr>
        <w:t>Add 90uL media to each of 8 wells</w:t>
      </w:r>
    </w:p>
    <w:p w14:paraId="1BE132D5" w14:textId="77777777" w:rsidR="00321804" w:rsidRPr="00321804" w:rsidRDefault="00321804" w:rsidP="00321804">
      <w:pPr>
        <w:pStyle w:val="ListParagraph"/>
        <w:numPr>
          <w:ilvl w:val="1"/>
          <w:numId w:val="34"/>
        </w:numPr>
        <w:spacing w:after="0" w:line="240" w:lineRule="auto"/>
        <w:rPr>
          <w:rFonts w:ascii="Arial" w:hAnsi="Arial" w:cs="Arial"/>
        </w:rPr>
      </w:pPr>
      <w:r w:rsidRPr="00321804">
        <w:rPr>
          <w:rFonts w:ascii="Arial" w:hAnsi="Arial" w:cs="Arial"/>
        </w:rPr>
        <w:t>Dilutions: 30 uL virus in the first well, mix, take from first well and then serial 4-fold serial dilutions (total 7 wells of virus). Leave 8th well as a no virus well.</w:t>
      </w:r>
    </w:p>
    <w:p w14:paraId="2967CBDA" w14:textId="77777777" w:rsidR="00321804" w:rsidRPr="00321804" w:rsidRDefault="00321804" w:rsidP="00321804">
      <w:pPr>
        <w:rPr>
          <w:rFonts w:ascii="Arial" w:hAnsi="Arial" w:cs="Arial"/>
          <w:sz w:val="22"/>
          <w:szCs w:val="22"/>
        </w:rPr>
      </w:pPr>
      <w:r w:rsidRPr="00321804">
        <w:rPr>
          <w:rFonts w:ascii="Arial" w:hAnsi="Arial" w:cs="Arial"/>
          <w:noProof/>
          <w:sz w:val="22"/>
          <w:szCs w:val="22"/>
        </w:rPr>
        <w:drawing>
          <wp:inline distT="0" distB="0" distL="0" distR="0" wp14:anchorId="2BE19152" wp14:editId="0790CA30">
            <wp:extent cx="6484883" cy="4179147"/>
            <wp:effectExtent l="0" t="0" r="5080" b="0"/>
            <wp:docPr id="25" name="Picture 25"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diagram&#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499352" cy="4188471"/>
                    </a:xfrm>
                    <a:prstGeom prst="rect">
                      <a:avLst/>
                    </a:prstGeom>
                  </pic:spPr>
                </pic:pic>
              </a:graphicData>
            </a:graphic>
          </wp:inline>
        </w:drawing>
      </w:r>
    </w:p>
    <w:p w14:paraId="0E044610" w14:textId="77777777" w:rsidR="00321804" w:rsidRPr="00321804" w:rsidRDefault="00321804" w:rsidP="00321804">
      <w:pPr>
        <w:pStyle w:val="ListParagraph"/>
        <w:ind w:left="360"/>
        <w:rPr>
          <w:rFonts w:ascii="Arial" w:hAnsi="Arial" w:cs="Arial"/>
        </w:rPr>
      </w:pPr>
    </w:p>
    <w:p w14:paraId="55007B73" w14:textId="77777777" w:rsidR="00321804" w:rsidRPr="00321804" w:rsidRDefault="00321804" w:rsidP="00321804">
      <w:pPr>
        <w:pStyle w:val="ListParagraph"/>
        <w:numPr>
          <w:ilvl w:val="0"/>
          <w:numId w:val="34"/>
        </w:numPr>
        <w:spacing w:after="0" w:line="240" w:lineRule="auto"/>
        <w:rPr>
          <w:rFonts w:ascii="Arial" w:hAnsi="Arial" w:cs="Arial"/>
        </w:rPr>
      </w:pPr>
      <w:r w:rsidRPr="00321804">
        <w:rPr>
          <w:rFonts w:ascii="Arial" w:hAnsi="Arial" w:cs="Arial"/>
        </w:rPr>
        <w:t>Transfer viral dilutions to a 96 well flat bottom plate.</w:t>
      </w:r>
    </w:p>
    <w:p w14:paraId="0E8CC7FE" w14:textId="0CA29C41" w:rsidR="00321804" w:rsidRDefault="00321804" w:rsidP="00321804">
      <w:pPr>
        <w:pStyle w:val="ListParagraph"/>
        <w:numPr>
          <w:ilvl w:val="1"/>
          <w:numId w:val="34"/>
        </w:numPr>
        <w:spacing w:after="0" w:line="240" w:lineRule="auto"/>
        <w:rPr>
          <w:rFonts w:ascii="Arial" w:hAnsi="Arial" w:cs="Arial"/>
        </w:rPr>
      </w:pPr>
      <w:r w:rsidRPr="00321804">
        <w:rPr>
          <w:rFonts w:ascii="Arial" w:hAnsi="Arial" w:cs="Arial"/>
        </w:rPr>
        <w:t>Transfer 30uL from each well using a multi-channel pipette. Can transfer multiple rows if replicates are desired.</w:t>
      </w:r>
    </w:p>
    <w:p w14:paraId="555113B9" w14:textId="77777777" w:rsidR="004B29BD" w:rsidRPr="00321804" w:rsidRDefault="004B29BD" w:rsidP="004B29BD">
      <w:pPr>
        <w:pStyle w:val="ListParagraph"/>
        <w:spacing w:after="0" w:line="240" w:lineRule="auto"/>
        <w:ind w:left="1080"/>
        <w:rPr>
          <w:rFonts w:ascii="Arial" w:hAnsi="Arial" w:cs="Arial"/>
        </w:rPr>
      </w:pPr>
    </w:p>
    <w:p w14:paraId="49E10D40" w14:textId="7ACFA52C" w:rsidR="00321804" w:rsidRPr="00321804" w:rsidRDefault="00321804" w:rsidP="00321804">
      <w:pPr>
        <w:pStyle w:val="ListParagraph"/>
        <w:numPr>
          <w:ilvl w:val="0"/>
          <w:numId w:val="34"/>
        </w:numPr>
        <w:spacing w:after="0" w:line="240" w:lineRule="auto"/>
        <w:rPr>
          <w:rFonts w:ascii="Arial" w:hAnsi="Arial" w:cs="Arial"/>
        </w:rPr>
      </w:pPr>
      <w:r w:rsidRPr="00321804">
        <w:rPr>
          <w:rFonts w:ascii="Arial" w:hAnsi="Arial" w:cs="Arial"/>
        </w:rPr>
        <w:t>Resuspend Jurkat 76 cells in media with polybrene</w:t>
      </w:r>
      <w:r w:rsidR="00D67775">
        <w:rPr>
          <w:rFonts w:ascii="Arial" w:hAnsi="Arial" w:cs="Arial"/>
        </w:rPr>
        <w:t>.</w:t>
      </w:r>
    </w:p>
    <w:p w14:paraId="59C63002" w14:textId="77777777" w:rsidR="00321804" w:rsidRPr="00321804" w:rsidRDefault="00321804" w:rsidP="00321804">
      <w:pPr>
        <w:pStyle w:val="ListParagraph"/>
        <w:numPr>
          <w:ilvl w:val="1"/>
          <w:numId w:val="34"/>
        </w:numPr>
        <w:spacing w:after="0" w:line="240" w:lineRule="auto"/>
        <w:rPr>
          <w:rFonts w:ascii="Arial" w:hAnsi="Arial" w:cs="Arial"/>
        </w:rPr>
      </w:pPr>
      <w:r w:rsidRPr="00321804">
        <w:rPr>
          <w:rFonts w:ascii="Arial" w:hAnsi="Arial" w:cs="Arial"/>
        </w:rPr>
        <w:t>For each well, we want 100,000 cells per well, 120 uL of cell suspension per well, and 0.6 uL polybrene.</w:t>
      </w:r>
    </w:p>
    <w:p w14:paraId="232C9BD0" w14:textId="77777777" w:rsidR="00321804" w:rsidRPr="00321804" w:rsidRDefault="00321804" w:rsidP="00321804">
      <w:pPr>
        <w:pStyle w:val="ListParagraph"/>
        <w:numPr>
          <w:ilvl w:val="1"/>
          <w:numId w:val="34"/>
        </w:numPr>
        <w:spacing w:after="0" w:line="240" w:lineRule="auto"/>
        <w:rPr>
          <w:rFonts w:ascii="Arial" w:hAnsi="Arial" w:cs="Arial"/>
        </w:rPr>
      </w:pPr>
      <w:r w:rsidRPr="00321804">
        <w:rPr>
          <w:rFonts w:ascii="Arial" w:hAnsi="Arial" w:cs="Arial"/>
        </w:rPr>
        <w:t>Here is an example of the math for the mastermix:</w:t>
      </w:r>
      <w:r w:rsidRPr="00321804">
        <w:rPr>
          <w:rFonts w:ascii="Arial" w:hAnsi="Arial" w:cs="Arial"/>
        </w:rPr>
        <w:br/>
      </w:r>
    </w:p>
    <w:tbl>
      <w:tblPr>
        <w:tblStyle w:val="TableGrid"/>
        <w:tblW w:w="0" w:type="auto"/>
        <w:tblInd w:w="1080" w:type="dxa"/>
        <w:tblLook w:val="04A0" w:firstRow="1" w:lastRow="0" w:firstColumn="1" w:lastColumn="0" w:noHBand="0" w:noVBand="1"/>
      </w:tblPr>
      <w:tblGrid>
        <w:gridCol w:w="4765"/>
        <w:gridCol w:w="1800"/>
        <w:gridCol w:w="1705"/>
      </w:tblGrid>
      <w:tr w:rsidR="00321804" w:rsidRPr="00321804" w14:paraId="4AEA8168" w14:textId="77777777" w:rsidTr="00E51696">
        <w:tc>
          <w:tcPr>
            <w:tcW w:w="4765" w:type="dxa"/>
          </w:tcPr>
          <w:p w14:paraId="0162414D" w14:textId="77777777" w:rsidR="00321804" w:rsidRPr="00321804" w:rsidRDefault="00321804" w:rsidP="00E51696">
            <w:pPr>
              <w:pStyle w:val="ListParagraph"/>
              <w:ind w:left="0"/>
              <w:jc w:val="center"/>
              <w:rPr>
                <w:rFonts w:ascii="Arial" w:hAnsi="Arial" w:cs="Arial"/>
              </w:rPr>
            </w:pPr>
          </w:p>
        </w:tc>
        <w:tc>
          <w:tcPr>
            <w:tcW w:w="1800" w:type="dxa"/>
          </w:tcPr>
          <w:p w14:paraId="316FC612" w14:textId="77777777" w:rsidR="00321804" w:rsidRPr="00321804" w:rsidRDefault="00321804" w:rsidP="00E51696">
            <w:pPr>
              <w:pStyle w:val="ListParagraph"/>
              <w:ind w:left="0"/>
              <w:jc w:val="center"/>
              <w:rPr>
                <w:rFonts w:ascii="Arial" w:hAnsi="Arial" w:cs="Arial"/>
              </w:rPr>
            </w:pPr>
            <w:r w:rsidRPr="00321804">
              <w:rPr>
                <w:rFonts w:ascii="Arial" w:hAnsi="Arial" w:cs="Arial"/>
              </w:rPr>
              <w:t>1x</w:t>
            </w:r>
          </w:p>
        </w:tc>
        <w:tc>
          <w:tcPr>
            <w:tcW w:w="1705" w:type="dxa"/>
          </w:tcPr>
          <w:p w14:paraId="280E62A1" w14:textId="77777777" w:rsidR="00321804" w:rsidRPr="00321804" w:rsidRDefault="00321804" w:rsidP="00E51696">
            <w:pPr>
              <w:pStyle w:val="ListParagraph"/>
              <w:ind w:left="0"/>
              <w:jc w:val="center"/>
              <w:rPr>
                <w:rFonts w:ascii="Arial" w:hAnsi="Arial" w:cs="Arial"/>
              </w:rPr>
            </w:pPr>
            <w:r w:rsidRPr="00321804">
              <w:rPr>
                <w:rFonts w:ascii="Arial" w:hAnsi="Arial" w:cs="Arial"/>
              </w:rPr>
              <w:t>8x (1 row)</w:t>
            </w:r>
          </w:p>
        </w:tc>
      </w:tr>
      <w:tr w:rsidR="00321804" w:rsidRPr="00321804" w14:paraId="7F3D91A8" w14:textId="77777777" w:rsidTr="00E51696">
        <w:tc>
          <w:tcPr>
            <w:tcW w:w="4765" w:type="dxa"/>
          </w:tcPr>
          <w:p w14:paraId="21735CD8" w14:textId="77777777" w:rsidR="00321804" w:rsidRPr="00321804" w:rsidRDefault="00321804" w:rsidP="00E51696">
            <w:pPr>
              <w:pStyle w:val="ListParagraph"/>
              <w:ind w:left="0"/>
              <w:rPr>
                <w:rFonts w:ascii="Arial" w:hAnsi="Arial" w:cs="Arial"/>
              </w:rPr>
            </w:pPr>
            <w:r w:rsidRPr="00321804">
              <w:rPr>
                <w:rFonts w:ascii="Arial" w:hAnsi="Arial" w:cs="Arial"/>
              </w:rPr>
              <w:t>Cells</w:t>
            </w:r>
          </w:p>
        </w:tc>
        <w:tc>
          <w:tcPr>
            <w:tcW w:w="1800" w:type="dxa"/>
          </w:tcPr>
          <w:p w14:paraId="61BD9565" w14:textId="77777777" w:rsidR="00321804" w:rsidRPr="00321804" w:rsidRDefault="00321804" w:rsidP="00E51696">
            <w:pPr>
              <w:pStyle w:val="ListParagraph"/>
              <w:ind w:left="0"/>
              <w:jc w:val="center"/>
              <w:rPr>
                <w:rFonts w:ascii="Arial" w:hAnsi="Arial" w:cs="Arial"/>
              </w:rPr>
            </w:pPr>
            <w:r w:rsidRPr="00321804">
              <w:rPr>
                <w:rFonts w:ascii="Arial" w:hAnsi="Arial" w:cs="Arial"/>
              </w:rPr>
              <w:t>100,000</w:t>
            </w:r>
          </w:p>
        </w:tc>
        <w:tc>
          <w:tcPr>
            <w:tcW w:w="1705" w:type="dxa"/>
          </w:tcPr>
          <w:p w14:paraId="4119361B" w14:textId="77777777" w:rsidR="00321804" w:rsidRPr="00321804" w:rsidRDefault="00321804" w:rsidP="00E51696">
            <w:pPr>
              <w:pStyle w:val="ListParagraph"/>
              <w:ind w:left="0"/>
              <w:jc w:val="center"/>
              <w:rPr>
                <w:rFonts w:ascii="Arial" w:hAnsi="Arial" w:cs="Arial"/>
              </w:rPr>
            </w:pPr>
            <w:r w:rsidRPr="00321804">
              <w:rPr>
                <w:rFonts w:ascii="Arial" w:hAnsi="Arial" w:cs="Arial"/>
              </w:rPr>
              <w:t>800,000</w:t>
            </w:r>
          </w:p>
        </w:tc>
      </w:tr>
      <w:tr w:rsidR="00321804" w:rsidRPr="00321804" w14:paraId="5F0B2EFC" w14:textId="77777777" w:rsidTr="00E51696">
        <w:tc>
          <w:tcPr>
            <w:tcW w:w="4765" w:type="dxa"/>
          </w:tcPr>
          <w:p w14:paraId="7809D0CA" w14:textId="77777777" w:rsidR="00321804" w:rsidRPr="00321804" w:rsidRDefault="00321804" w:rsidP="00E51696">
            <w:pPr>
              <w:pStyle w:val="ListParagraph"/>
              <w:ind w:left="0"/>
              <w:rPr>
                <w:rFonts w:ascii="Arial" w:hAnsi="Arial" w:cs="Arial"/>
              </w:rPr>
            </w:pPr>
            <w:r w:rsidRPr="00321804">
              <w:rPr>
                <w:rFonts w:ascii="Arial" w:hAnsi="Arial" w:cs="Arial"/>
              </w:rPr>
              <w:lastRenderedPageBreak/>
              <w:t>LCL media (to resuspend cells in)</w:t>
            </w:r>
          </w:p>
        </w:tc>
        <w:tc>
          <w:tcPr>
            <w:tcW w:w="1800" w:type="dxa"/>
          </w:tcPr>
          <w:p w14:paraId="2B9BD1D7" w14:textId="77777777" w:rsidR="00321804" w:rsidRPr="00321804" w:rsidRDefault="00321804" w:rsidP="00E51696">
            <w:pPr>
              <w:pStyle w:val="ListParagraph"/>
              <w:ind w:left="0"/>
              <w:jc w:val="center"/>
              <w:rPr>
                <w:rFonts w:ascii="Arial" w:hAnsi="Arial" w:cs="Arial"/>
              </w:rPr>
            </w:pPr>
            <w:r w:rsidRPr="00321804">
              <w:rPr>
                <w:rFonts w:ascii="Arial" w:hAnsi="Arial" w:cs="Arial"/>
              </w:rPr>
              <w:t>119.4uL</w:t>
            </w:r>
          </w:p>
        </w:tc>
        <w:tc>
          <w:tcPr>
            <w:tcW w:w="1705" w:type="dxa"/>
          </w:tcPr>
          <w:p w14:paraId="13CDF3B5" w14:textId="77777777" w:rsidR="00321804" w:rsidRPr="00321804" w:rsidRDefault="00321804" w:rsidP="00E51696">
            <w:pPr>
              <w:pStyle w:val="ListParagraph"/>
              <w:ind w:left="0"/>
              <w:jc w:val="center"/>
              <w:rPr>
                <w:rFonts w:ascii="Arial" w:hAnsi="Arial" w:cs="Arial"/>
              </w:rPr>
            </w:pPr>
            <w:r w:rsidRPr="00321804">
              <w:rPr>
                <w:rFonts w:ascii="Arial" w:hAnsi="Arial" w:cs="Arial"/>
              </w:rPr>
              <w:t>955.2uL</w:t>
            </w:r>
          </w:p>
        </w:tc>
      </w:tr>
      <w:tr w:rsidR="00321804" w:rsidRPr="00321804" w14:paraId="48DB7F14" w14:textId="77777777" w:rsidTr="00E51696">
        <w:tc>
          <w:tcPr>
            <w:tcW w:w="4765" w:type="dxa"/>
          </w:tcPr>
          <w:p w14:paraId="4B165748" w14:textId="77777777" w:rsidR="00321804" w:rsidRPr="00321804" w:rsidRDefault="00321804" w:rsidP="00E51696">
            <w:pPr>
              <w:pStyle w:val="ListParagraph"/>
              <w:ind w:left="0"/>
              <w:rPr>
                <w:rFonts w:ascii="Arial" w:hAnsi="Arial" w:cs="Arial"/>
              </w:rPr>
            </w:pPr>
            <w:r w:rsidRPr="00321804">
              <w:rPr>
                <w:rFonts w:ascii="Arial" w:hAnsi="Arial" w:cs="Arial"/>
              </w:rPr>
              <w:t>Polybrene</w:t>
            </w:r>
          </w:p>
        </w:tc>
        <w:tc>
          <w:tcPr>
            <w:tcW w:w="1800" w:type="dxa"/>
          </w:tcPr>
          <w:p w14:paraId="331F47EA" w14:textId="77777777" w:rsidR="00321804" w:rsidRPr="00321804" w:rsidRDefault="00321804" w:rsidP="00E51696">
            <w:pPr>
              <w:pStyle w:val="ListParagraph"/>
              <w:ind w:left="0"/>
              <w:jc w:val="center"/>
              <w:rPr>
                <w:rFonts w:ascii="Arial" w:hAnsi="Arial" w:cs="Arial"/>
              </w:rPr>
            </w:pPr>
            <w:r w:rsidRPr="00321804">
              <w:rPr>
                <w:rFonts w:ascii="Arial" w:hAnsi="Arial" w:cs="Arial"/>
              </w:rPr>
              <w:t>0.6uL</w:t>
            </w:r>
          </w:p>
        </w:tc>
        <w:tc>
          <w:tcPr>
            <w:tcW w:w="1705" w:type="dxa"/>
          </w:tcPr>
          <w:p w14:paraId="52169EEB" w14:textId="77777777" w:rsidR="00321804" w:rsidRPr="00321804" w:rsidRDefault="00321804" w:rsidP="00E51696">
            <w:pPr>
              <w:pStyle w:val="ListParagraph"/>
              <w:ind w:left="0"/>
              <w:jc w:val="center"/>
              <w:rPr>
                <w:rFonts w:ascii="Arial" w:hAnsi="Arial" w:cs="Arial"/>
              </w:rPr>
            </w:pPr>
            <w:r w:rsidRPr="00321804">
              <w:rPr>
                <w:rFonts w:ascii="Arial" w:hAnsi="Arial" w:cs="Arial"/>
              </w:rPr>
              <w:t>4.8uL</w:t>
            </w:r>
          </w:p>
        </w:tc>
      </w:tr>
    </w:tbl>
    <w:p w14:paraId="27A6F6B6" w14:textId="77777777" w:rsidR="00321804" w:rsidRPr="00321804" w:rsidRDefault="00321804" w:rsidP="00321804">
      <w:pPr>
        <w:pStyle w:val="ListParagraph"/>
        <w:ind w:left="1080"/>
        <w:rPr>
          <w:rFonts w:ascii="Arial" w:hAnsi="Arial" w:cs="Arial"/>
        </w:rPr>
      </w:pPr>
    </w:p>
    <w:p w14:paraId="4B5372CB" w14:textId="226E7D32" w:rsidR="00321804" w:rsidRDefault="00321804" w:rsidP="00321804">
      <w:pPr>
        <w:pStyle w:val="ListParagraph"/>
        <w:numPr>
          <w:ilvl w:val="0"/>
          <w:numId w:val="34"/>
        </w:numPr>
        <w:spacing w:after="0" w:line="240" w:lineRule="auto"/>
        <w:rPr>
          <w:rFonts w:ascii="Arial" w:hAnsi="Arial" w:cs="Arial"/>
        </w:rPr>
      </w:pPr>
      <w:r w:rsidRPr="00321804">
        <w:rPr>
          <w:rFonts w:ascii="Arial" w:hAnsi="Arial" w:cs="Arial"/>
        </w:rPr>
        <w:t>Plate 120 uL/well of cell mastermix (100,000 cells/well) on top of pre-plated diluted virus.</w:t>
      </w:r>
    </w:p>
    <w:p w14:paraId="03C5AA9B" w14:textId="77777777" w:rsidR="004B29BD" w:rsidRPr="00321804" w:rsidRDefault="004B29BD" w:rsidP="004B29BD">
      <w:pPr>
        <w:pStyle w:val="ListParagraph"/>
        <w:spacing w:after="0" w:line="240" w:lineRule="auto"/>
        <w:ind w:left="360"/>
        <w:rPr>
          <w:rFonts w:ascii="Arial" w:hAnsi="Arial" w:cs="Arial"/>
        </w:rPr>
      </w:pPr>
    </w:p>
    <w:p w14:paraId="5B67A4F2" w14:textId="77777777" w:rsidR="00321804" w:rsidRPr="00321804" w:rsidRDefault="00321804" w:rsidP="00321804">
      <w:pPr>
        <w:pStyle w:val="ListParagraph"/>
        <w:numPr>
          <w:ilvl w:val="0"/>
          <w:numId w:val="34"/>
        </w:numPr>
        <w:spacing w:after="0" w:line="240" w:lineRule="auto"/>
        <w:rPr>
          <w:rFonts w:ascii="Arial" w:hAnsi="Arial" w:cs="Arial"/>
        </w:rPr>
      </w:pPr>
      <w:r w:rsidRPr="00321804">
        <w:rPr>
          <w:rFonts w:ascii="Arial" w:hAnsi="Arial" w:cs="Arial"/>
        </w:rPr>
        <w:t>Incubate at 37C, 5% CO2, etc. overnight.</w:t>
      </w:r>
    </w:p>
    <w:p w14:paraId="322FB188" w14:textId="77777777" w:rsidR="00321804" w:rsidRPr="00321804" w:rsidRDefault="00321804" w:rsidP="00321804">
      <w:pPr>
        <w:rPr>
          <w:rFonts w:ascii="Arial" w:hAnsi="Arial" w:cs="Arial"/>
          <w:sz w:val="22"/>
          <w:szCs w:val="22"/>
        </w:rPr>
      </w:pPr>
    </w:p>
    <w:p w14:paraId="6ABA6B2C" w14:textId="77777777" w:rsidR="00321804" w:rsidRPr="00321804" w:rsidRDefault="00321804" w:rsidP="00321804">
      <w:pPr>
        <w:rPr>
          <w:rFonts w:ascii="Arial" w:hAnsi="Arial" w:cs="Arial"/>
          <w:sz w:val="22"/>
          <w:szCs w:val="22"/>
        </w:rPr>
      </w:pPr>
      <w:r w:rsidRPr="00321804">
        <w:rPr>
          <w:rFonts w:ascii="Arial" w:hAnsi="Arial" w:cs="Arial"/>
          <w:sz w:val="22"/>
          <w:szCs w:val="22"/>
        </w:rPr>
        <w:t>Day 2-5:</w:t>
      </w:r>
    </w:p>
    <w:p w14:paraId="0CAE5CBE" w14:textId="77777777" w:rsidR="00321804" w:rsidRPr="00321804" w:rsidRDefault="00321804" w:rsidP="00321804">
      <w:pPr>
        <w:rPr>
          <w:rFonts w:ascii="Arial" w:hAnsi="Arial" w:cs="Arial"/>
          <w:sz w:val="22"/>
          <w:szCs w:val="22"/>
        </w:rPr>
      </w:pPr>
    </w:p>
    <w:p w14:paraId="18288BC4" w14:textId="69DDA202" w:rsidR="00321804" w:rsidRDefault="00321804" w:rsidP="00321804">
      <w:pPr>
        <w:pStyle w:val="ListParagraph"/>
        <w:numPr>
          <w:ilvl w:val="0"/>
          <w:numId w:val="34"/>
        </w:numPr>
        <w:spacing w:after="0" w:line="240" w:lineRule="auto"/>
        <w:rPr>
          <w:rFonts w:ascii="Arial" w:hAnsi="Arial" w:cs="Arial"/>
        </w:rPr>
      </w:pPr>
      <w:r w:rsidRPr="00321804">
        <w:rPr>
          <w:rFonts w:ascii="Arial" w:hAnsi="Arial" w:cs="Arial"/>
        </w:rPr>
        <w:t xml:space="preserve">Add 50 uL LCL media daily x 3 days and split </w:t>
      </w:r>
      <w:r w:rsidR="00CD7772">
        <w:rPr>
          <w:rFonts w:ascii="Arial" w:hAnsi="Arial" w:cs="Arial"/>
        </w:rPr>
        <w:t>in</w:t>
      </w:r>
      <w:r w:rsidRPr="00321804">
        <w:rPr>
          <w:rFonts w:ascii="Arial" w:hAnsi="Arial" w:cs="Arial"/>
        </w:rPr>
        <w:t>to other well if ne</w:t>
      </w:r>
      <w:r w:rsidR="00742DB2">
        <w:rPr>
          <w:rFonts w:ascii="Arial" w:hAnsi="Arial" w:cs="Arial"/>
        </w:rPr>
        <w:t>cessary</w:t>
      </w:r>
      <w:r w:rsidRPr="00321804">
        <w:rPr>
          <w:rFonts w:ascii="Arial" w:hAnsi="Arial" w:cs="Arial"/>
        </w:rPr>
        <w:t>.</w:t>
      </w:r>
    </w:p>
    <w:p w14:paraId="0418265B" w14:textId="77777777" w:rsidR="004B29BD" w:rsidRPr="00321804" w:rsidRDefault="004B29BD" w:rsidP="004B29BD">
      <w:pPr>
        <w:pStyle w:val="ListParagraph"/>
        <w:spacing w:after="0" w:line="240" w:lineRule="auto"/>
        <w:ind w:left="360"/>
        <w:rPr>
          <w:rFonts w:ascii="Arial" w:hAnsi="Arial" w:cs="Arial"/>
        </w:rPr>
      </w:pPr>
    </w:p>
    <w:p w14:paraId="66868E28" w14:textId="77777777" w:rsidR="00321804" w:rsidRPr="00321804" w:rsidRDefault="00321804" w:rsidP="00321804">
      <w:pPr>
        <w:pStyle w:val="ListParagraph"/>
        <w:numPr>
          <w:ilvl w:val="0"/>
          <w:numId w:val="34"/>
        </w:numPr>
        <w:spacing w:after="0" w:line="240" w:lineRule="auto"/>
        <w:rPr>
          <w:rFonts w:ascii="Arial" w:hAnsi="Arial" w:cs="Arial"/>
        </w:rPr>
      </w:pPr>
      <w:r w:rsidRPr="00321804">
        <w:rPr>
          <w:rFonts w:ascii="Arial" w:hAnsi="Arial" w:cs="Arial"/>
        </w:rPr>
        <w:t>Evaluate transduction by flow at 72h or 4 days (e.g., for RQR8 tag or GFP expression).</w:t>
      </w:r>
    </w:p>
    <w:p w14:paraId="530877F6" w14:textId="77777777" w:rsidR="00321804" w:rsidRPr="00321804" w:rsidRDefault="00321804" w:rsidP="00321804">
      <w:pPr>
        <w:rPr>
          <w:rFonts w:ascii="Arial" w:hAnsi="Arial" w:cs="Arial"/>
          <w:sz w:val="22"/>
          <w:szCs w:val="22"/>
        </w:rPr>
      </w:pPr>
    </w:p>
    <w:p w14:paraId="06EEF3A2" w14:textId="77777777" w:rsidR="00321804" w:rsidRPr="00321804" w:rsidRDefault="00321804" w:rsidP="00321804">
      <w:pPr>
        <w:rPr>
          <w:rFonts w:ascii="Arial" w:hAnsi="Arial" w:cs="Arial"/>
          <w:sz w:val="22"/>
          <w:szCs w:val="22"/>
        </w:rPr>
      </w:pPr>
      <w:r w:rsidRPr="00321804">
        <w:rPr>
          <w:rFonts w:ascii="Arial" w:hAnsi="Arial" w:cs="Arial"/>
          <w:sz w:val="22"/>
          <w:szCs w:val="22"/>
        </w:rPr>
        <w:t>Day 4 or 5: Tetramer Staining</w:t>
      </w:r>
    </w:p>
    <w:p w14:paraId="18054A79" w14:textId="77777777" w:rsidR="00321804" w:rsidRPr="00321804" w:rsidRDefault="00321804" w:rsidP="00321804">
      <w:pPr>
        <w:rPr>
          <w:rFonts w:ascii="Arial" w:hAnsi="Arial" w:cs="Arial"/>
          <w:sz w:val="22"/>
          <w:szCs w:val="22"/>
        </w:rPr>
      </w:pPr>
    </w:p>
    <w:p w14:paraId="1E06B569" w14:textId="77777777" w:rsidR="00321804" w:rsidRPr="00321804" w:rsidRDefault="00321804" w:rsidP="00321804">
      <w:pPr>
        <w:rPr>
          <w:rFonts w:ascii="Arial" w:hAnsi="Arial" w:cs="Arial"/>
          <w:sz w:val="22"/>
          <w:szCs w:val="22"/>
        </w:rPr>
      </w:pPr>
      <w:r w:rsidRPr="00321804">
        <w:rPr>
          <w:rFonts w:ascii="Arial" w:hAnsi="Arial" w:cs="Arial"/>
          <w:sz w:val="22"/>
          <w:szCs w:val="22"/>
        </w:rPr>
        <w:t>Step 1: Tetramer stain</w:t>
      </w:r>
      <w:r w:rsidRPr="00321804">
        <w:rPr>
          <w:rFonts w:ascii="Arial" w:hAnsi="Arial" w:cs="Arial"/>
          <w:sz w:val="22"/>
          <w:szCs w:val="22"/>
        </w:rPr>
        <w:tab/>
      </w:r>
    </w:p>
    <w:p w14:paraId="026A527E" w14:textId="77777777" w:rsidR="00321804" w:rsidRPr="00321804" w:rsidRDefault="00321804" w:rsidP="00321804">
      <w:pPr>
        <w:pStyle w:val="ListParagraph"/>
        <w:numPr>
          <w:ilvl w:val="0"/>
          <w:numId w:val="35"/>
        </w:numPr>
        <w:spacing w:after="0" w:line="240" w:lineRule="auto"/>
        <w:rPr>
          <w:rFonts w:ascii="Arial" w:hAnsi="Arial" w:cs="Arial"/>
        </w:rPr>
      </w:pPr>
      <w:r w:rsidRPr="00321804">
        <w:rPr>
          <w:rFonts w:ascii="Arial" w:hAnsi="Arial" w:cs="Arial"/>
        </w:rPr>
        <w:t>Plate cells (5,000 – 1M/well) in 96 well v-bottom plate</w:t>
      </w:r>
    </w:p>
    <w:p w14:paraId="43EB5AFA" w14:textId="77777777" w:rsidR="00321804" w:rsidRPr="00321804" w:rsidRDefault="00321804" w:rsidP="00321804">
      <w:pPr>
        <w:pStyle w:val="ListParagraph"/>
        <w:numPr>
          <w:ilvl w:val="0"/>
          <w:numId w:val="35"/>
        </w:numPr>
        <w:spacing w:after="0" w:line="240" w:lineRule="auto"/>
        <w:rPr>
          <w:rFonts w:ascii="Arial" w:hAnsi="Arial" w:cs="Arial"/>
        </w:rPr>
      </w:pPr>
      <w:r w:rsidRPr="00321804">
        <w:rPr>
          <w:rFonts w:ascii="Arial" w:hAnsi="Arial" w:cs="Arial"/>
        </w:rPr>
        <w:t>Spin down at 400g for 1-5min</w:t>
      </w:r>
    </w:p>
    <w:p w14:paraId="370E134C" w14:textId="77777777" w:rsidR="00321804" w:rsidRPr="00321804" w:rsidRDefault="00321804" w:rsidP="00321804">
      <w:pPr>
        <w:pStyle w:val="ListParagraph"/>
        <w:numPr>
          <w:ilvl w:val="0"/>
          <w:numId w:val="35"/>
        </w:numPr>
        <w:spacing w:after="0" w:line="240" w:lineRule="auto"/>
        <w:rPr>
          <w:rFonts w:ascii="Arial" w:hAnsi="Arial" w:cs="Arial"/>
        </w:rPr>
      </w:pPr>
      <w:r w:rsidRPr="00321804">
        <w:rPr>
          <w:rFonts w:ascii="Arial" w:hAnsi="Arial" w:cs="Arial"/>
        </w:rPr>
        <w:t>Carefully remove supernatant. You want cells as dry as possible!</w:t>
      </w:r>
    </w:p>
    <w:p w14:paraId="3207195C" w14:textId="77777777" w:rsidR="00321804" w:rsidRPr="00321804" w:rsidRDefault="00321804" w:rsidP="00321804">
      <w:pPr>
        <w:pStyle w:val="ListParagraph"/>
        <w:numPr>
          <w:ilvl w:val="0"/>
          <w:numId w:val="35"/>
        </w:numPr>
        <w:spacing w:after="0" w:line="240" w:lineRule="auto"/>
        <w:rPr>
          <w:rFonts w:ascii="Arial" w:hAnsi="Arial" w:cs="Arial"/>
        </w:rPr>
      </w:pPr>
      <w:r w:rsidRPr="00321804">
        <w:rPr>
          <w:rFonts w:ascii="Arial" w:hAnsi="Arial" w:cs="Arial"/>
        </w:rPr>
        <w:t>Spin tetramer at 12000g for 2min at 4o before using</w:t>
      </w:r>
    </w:p>
    <w:p w14:paraId="5564B497" w14:textId="77777777" w:rsidR="00321804" w:rsidRPr="00321804" w:rsidRDefault="00321804" w:rsidP="00321804">
      <w:pPr>
        <w:pStyle w:val="ListParagraph"/>
        <w:numPr>
          <w:ilvl w:val="0"/>
          <w:numId w:val="35"/>
        </w:numPr>
        <w:spacing w:after="0" w:line="240" w:lineRule="auto"/>
        <w:rPr>
          <w:rFonts w:ascii="Arial" w:hAnsi="Arial" w:cs="Arial"/>
        </w:rPr>
      </w:pPr>
      <w:r w:rsidRPr="00321804">
        <w:rPr>
          <w:rFonts w:ascii="Arial" w:hAnsi="Arial" w:cs="Arial"/>
        </w:rPr>
        <w:t>Add tetramer mix (depends on dilution)</w:t>
      </w:r>
    </w:p>
    <w:p w14:paraId="1370DA5A" w14:textId="77777777" w:rsidR="00321804" w:rsidRPr="00321804" w:rsidRDefault="00321804" w:rsidP="00321804">
      <w:pPr>
        <w:pStyle w:val="ListParagraph"/>
        <w:numPr>
          <w:ilvl w:val="1"/>
          <w:numId w:val="35"/>
        </w:numPr>
        <w:spacing w:after="0" w:line="240" w:lineRule="auto"/>
        <w:rPr>
          <w:rFonts w:ascii="Arial" w:hAnsi="Arial" w:cs="Arial"/>
        </w:rPr>
      </w:pPr>
      <w:r w:rsidRPr="00321804">
        <w:rPr>
          <w:rFonts w:ascii="Arial" w:hAnsi="Arial" w:cs="Arial"/>
        </w:rPr>
        <w:t>Tetramer: 2.5 uL</w:t>
      </w:r>
      <w:r w:rsidRPr="00321804">
        <w:rPr>
          <w:rFonts w:ascii="Arial" w:hAnsi="Arial" w:cs="Arial"/>
        </w:rPr>
        <w:br/>
        <w:t>MACS/PBS + 5% FBS: 22.5 uL</w:t>
      </w:r>
    </w:p>
    <w:p w14:paraId="6B756BD6" w14:textId="77777777" w:rsidR="00321804" w:rsidRPr="00321804" w:rsidRDefault="00321804" w:rsidP="00321804">
      <w:pPr>
        <w:pStyle w:val="ListParagraph"/>
        <w:numPr>
          <w:ilvl w:val="0"/>
          <w:numId w:val="35"/>
        </w:numPr>
        <w:spacing w:after="0" w:line="240" w:lineRule="auto"/>
        <w:rPr>
          <w:rFonts w:ascii="Arial" w:hAnsi="Arial" w:cs="Arial"/>
        </w:rPr>
      </w:pPr>
      <w:r w:rsidRPr="00321804">
        <w:rPr>
          <w:rFonts w:ascii="Arial" w:hAnsi="Arial" w:cs="Arial"/>
        </w:rPr>
        <w:t>Gently resuspend cells in mix by pipetting (25 uL mix per well)</w:t>
      </w:r>
    </w:p>
    <w:p w14:paraId="12B6D2FA" w14:textId="77777777" w:rsidR="00321804" w:rsidRPr="00321804" w:rsidRDefault="00321804" w:rsidP="00321804">
      <w:pPr>
        <w:pStyle w:val="ListParagraph"/>
        <w:numPr>
          <w:ilvl w:val="0"/>
          <w:numId w:val="35"/>
        </w:numPr>
        <w:spacing w:after="0" w:line="240" w:lineRule="auto"/>
        <w:rPr>
          <w:rFonts w:ascii="Arial" w:hAnsi="Arial" w:cs="Arial"/>
        </w:rPr>
      </w:pPr>
      <w:r w:rsidRPr="00321804">
        <w:rPr>
          <w:rFonts w:ascii="Arial" w:hAnsi="Arial" w:cs="Arial"/>
        </w:rPr>
        <w:t>Incubate 15 min at RT in the dark</w:t>
      </w:r>
    </w:p>
    <w:p w14:paraId="0AC87965" w14:textId="77777777" w:rsidR="00321804" w:rsidRPr="00321804" w:rsidRDefault="00321804" w:rsidP="00321804">
      <w:pPr>
        <w:rPr>
          <w:rFonts w:ascii="Arial" w:hAnsi="Arial" w:cs="Arial"/>
          <w:sz w:val="22"/>
          <w:szCs w:val="22"/>
        </w:rPr>
      </w:pPr>
      <w:r w:rsidRPr="00321804">
        <w:rPr>
          <w:rFonts w:ascii="Arial" w:hAnsi="Arial" w:cs="Arial"/>
          <w:sz w:val="22"/>
          <w:szCs w:val="22"/>
        </w:rPr>
        <w:t xml:space="preserve"> Step 2: Antibody stain</w:t>
      </w:r>
    </w:p>
    <w:p w14:paraId="47E5D07D" w14:textId="77777777" w:rsidR="00321804" w:rsidRPr="00321804" w:rsidRDefault="00321804" w:rsidP="00321804">
      <w:pPr>
        <w:pStyle w:val="ListParagraph"/>
        <w:numPr>
          <w:ilvl w:val="0"/>
          <w:numId w:val="36"/>
        </w:numPr>
        <w:spacing w:after="0" w:line="240" w:lineRule="auto"/>
        <w:rPr>
          <w:rFonts w:ascii="Arial" w:hAnsi="Arial" w:cs="Arial"/>
        </w:rPr>
      </w:pPr>
      <w:r w:rsidRPr="00321804">
        <w:rPr>
          <w:rFonts w:ascii="Arial" w:hAnsi="Arial" w:cs="Arial"/>
        </w:rPr>
        <w:t>Make antibody mix</w:t>
      </w:r>
    </w:p>
    <w:p w14:paraId="567C191C" w14:textId="77777777" w:rsidR="00321804" w:rsidRPr="00321804" w:rsidRDefault="00321804" w:rsidP="00321804">
      <w:pPr>
        <w:pStyle w:val="ListParagraph"/>
        <w:numPr>
          <w:ilvl w:val="1"/>
          <w:numId w:val="36"/>
        </w:numPr>
        <w:spacing w:after="0" w:line="240" w:lineRule="auto"/>
        <w:rPr>
          <w:rFonts w:ascii="Arial" w:hAnsi="Arial" w:cs="Arial"/>
        </w:rPr>
      </w:pPr>
      <w:r w:rsidRPr="00321804">
        <w:rPr>
          <w:rFonts w:ascii="Arial" w:hAnsi="Arial" w:cs="Arial"/>
        </w:rPr>
        <w:t>Use titrations for 50uL staining volume</w:t>
      </w:r>
    </w:p>
    <w:p w14:paraId="71DC2EDF" w14:textId="77777777" w:rsidR="00321804" w:rsidRPr="00321804" w:rsidRDefault="00321804" w:rsidP="00321804">
      <w:pPr>
        <w:pStyle w:val="ListParagraph"/>
        <w:numPr>
          <w:ilvl w:val="2"/>
          <w:numId w:val="36"/>
        </w:numPr>
        <w:spacing w:after="0" w:line="240" w:lineRule="auto"/>
        <w:rPr>
          <w:rFonts w:ascii="Arial" w:hAnsi="Arial" w:cs="Arial"/>
        </w:rPr>
      </w:pPr>
      <w:r w:rsidRPr="00321804">
        <w:rPr>
          <w:rFonts w:ascii="Arial" w:hAnsi="Arial" w:cs="Arial"/>
        </w:rPr>
        <w:t xml:space="preserve">CD34 AF700 (for RQR8 staining): 5 uL </w:t>
      </w:r>
    </w:p>
    <w:p w14:paraId="26FF09D7" w14:textId="77777777" w:rsidR="00321804" w:rsidRPr="00321804" w:rsidRDefault="00321804" w:rsidP="00321804">
      <w:pPr>
        <w:pStyle w:val="ListParagraph"/>
        <w:numPr>
          <w:ilvl w:val="2"/>
          <w:numId w:val="36"/>
        </w:numPr>
        <w:spacing w:after="0" w:line="240" w:lineRule="auto"/>
        <w:rPr>
          <w:rFonts w:ascii="Arial" w:hAnsi="Arial" w:cs="Arial"/>
        </w:rPr>
      </w:pPr>
      <w:r w:rsidRPr="00321804">
        <w:rPr>
          <w:rFonts w:ascii="Arial" w:hAnsi="Arial" w:cs="Arial"/>
        </w:rPr>
        <w:t>CD3 FITC: 5uL</w:t>
      </w:r>
    </w:p>
    <w:p w14:paraId="21293514" w14:textId="77777777" w:rsidR="00321804" w:rsidRPr="00321804" w:rsidRDefault="00321804" w:rsidP="00321804">
      <w:pPr>
        <w:pStyle w:val="ListParagraph"/>
        <w:numPr>
          <w:ilvl w:val="1"/>
          <w:numId w:val="36"/>
        </w:numPr>
        <w:spacing w:after="0" w:line="240" w:lineRule="auto"/>
        <w:rPr>
          <w:rFonts w:ascii="Arial" w:hAnsi="Arial" w:cs="Arial"/>
        </w:rPr>
      </w:pPr>
      <w:r w:rsidRPr="00321804">
        <w:rPr>
          <w:rFonts w:ascii="Arial" w:hAnsi="Arial" w:cs="Arial"/>
        </w:rPr>
        <w:t>Add MACS buffer to 25uL total, rather than 50uL</w:t>
      </w:r>
    </w:p>
    <w:p w14:paraId="44E60E0B" w14:textId="77777777" w:rsidR="00321804" w:rsidRPr="00321804" w:rsidRDefault="00321804" w:rsidP="00321804">
      <w:pPr>
        <w:pStyle w:val="ListParagraph"/>
        <w:numPr>
          <w:ilvl w:val="2"/>
          <w:numId w:val="36"/>
        </w:numPr>
        <w:spacing w:after="0" w:line="240" w:lineRule="auto"/>
        <w:rPr>
          <w:rFonts w:ascii="Arial" w:hAnsi="Arial" w:cs="Arial"/>
        </w:rPr>
      </w:pPr>
      <w:r w:rsidRPr="00321804">
        <w:rPr>
          <w:rFonts w:ascii="Arial" w:hAnsi="Arial" w:cs="Arial"/>
        </w:rPr>
        <w:t>15 or 20uL</w:t>
      </w:r>
    </w:p>
    <w:p w14:paraId="48B5844D" w14:textId="77777777" w:rsidR="00321804" w:rsidRPr="00321804" w:rsidRDefault="00321804" w:rsidP="00321804">
      <w:pPr>
        <w:pStyle w:val="ListParagraph"/>
        <w:numPr>
          <w:ilvl w:val="0"/>
          <w:numId w:val="36"/>
        </w:numPr>
        <w:spacing w:after="0" w:line="240" w:lineRule="auto"/>
        <w:rPr>
          <w:rFonts w:ascii="Arial" w:hAnsi="Arial" w:cs="Arial"/>
        </w:rPr>
      </w:pPr>
      <w:r w:rsidRPr="00321804">
        <w:rPr>
          <w:rFonts w:ascii="Arial" w:hAnsi="Arial" w:cs="Arial"/>
        </w:rPr>
        <w:t>Add 25 uL antibody mix to each well, pipette gently</w:t>
      </w:r>
    </w:p>
    <w:p w14:paraId="76A162AC" w14:textId="77777777" w:rsidR="00321804" w:rsidRPr="00321804" w:rsidRDefault="00321804" w:rsidP="00321804">
      <w:pPr>
        <w:pStyle w:val="ListParagraph"/>
        <w:numPr>
          <w:ilvl w:val="0"/>
          <w:numId w:val="36"/>
        </w:numPr>
        <w:spacing w:after="0" w:line="240" w:lineRule="auto"/>
        <w:rPr>
          <w:rFonts w:ascii="Arial" w:hAnsi="Arial" w:cs="Arial"/>
        </w:rPr>
      </w:pPr>
      <w:r w:rsidRPr="00321804">
        <w:rPr>
          <w:rFonts w:ascii="Arial" w:hAnsi="Arial" w:cs="Arial"/>
        </w:rPr>
        <w:t>Incubate 10-15min in the dark, on ice (not at 4o)</w:t>
      </w:r>
    </w:p>
    <w:p w14:paraId="2853657C" w14:textId="77777777" w:rsidR="00321804" w:rsidRPr="00321804" w:rsidRDefault="00321804" w:rsidP="00321804">
      <w:pPr>
        <w:pStyle w:val="ListParagraph"/>
        <w:numPr>
          <w:ilvl w:val="0"/>
          <w:numId w:val="36"/>
        </w:numPr>
        <w:spacing w:after="0" w:line="240" w:lineRule="auto"/>
        <w:rPr>
          <w:rFonts w:ascii="Arial" w:hAnsi="Arial" w:cs="Arial"/>
        </w:rPr>
      </w:pPr>
      <w:r w:rsidRPr="00321804">
        <w:rPr>
          <w:rFonts w:ascii="Arial" w:hAnsi="Arial" w:cs="Arial"/>
        </w:rPr>
        <w:t>Wash in 150 uL cold MACS/PBS +5% FBS</w:t>
      </w:r>
    </w:p>
    <w:p w14:paraId="22690969" w14:textId="77777777" w:rsidR="00321804" w:rsidRPr="00321804" w:rsidRDefault="00321804" w:rsidP="00321804">
      <w:pPr>
        <w:pStyle w:val="ListParagraph"/>
        <w:numPr>
          <w:ilvl w:val="0"/>
          <w:numId w:val="36"/>
        </w:numPr>
        <w:spacing w:after="0" w:line="240" w:lineRule="auto"/>
        <w:rPr>
          <w:rFonts w:ascii="Arial" w:hAnsi="Arial" w:cs="Arial"/>
        </w:rPr>
      </w:pPr>
      <w:r w:rsidRPr="00321804">
        <w:rPr>
          <w:rFonts w:ascii="Arial" w:hAnsi="Arial" w:cs="Arial"/>
        </w:rPr>
        <w:t>Spin at 400g for 1-5 min</w:t>
      </w:r>
    </w:p>
    <w:p w14:paraId="329ABFF0" w14:textId="77777777" w:rsidR="00321804" w:rsidRPr="00321804" w:rsidRDefault="00321804" w:rsidP="00321804">
      <w:pPr>
        <w:pStyle w:val="ListParagraph"/>
        <w:numPr>
          <w:ilvl w:val="0"/>
          <w:numId w:val="36"/>
        </w:numPr>
        <w:spacing w:after="0" w:line="240" w:lineRule="auto"/>
        <w:rPr>
          <w:rFonts w:ascii="Arial" w:hAnsi="Arial" w:cs="Arial"/>
        </w:rPr>
      </w:pPr>
      <w:r w:rsidRPr="00321804">
        <w:rPr>
          <w:rFonts w:ascii="Arial" w:hAnsi="Arial" w:cs="Arial"/>
        </w:rPr>
        <w:t>Remove wash</w:t>
      </w:r>
    </w:p>
    <w:p w14:paraId="75C215E7" w14:textId="77777777" w:rsidR="00321804" w:rsidRPr="00321804" w:rsidRDefault="00321804" w:rsidP="00321804">
      <w:pPr>
        <w:pStyle w:val="ListParagraph"/>
        <w:numPr>
          <w:ilvl w:val="0"/>
          <w:numId w:val="36"/>
        </w:numPr>
        <w:spacing w:after="0" w:line="240" w:lineRule="auto"/>
        <w:rPr>
          <w:rFonts w:ascii="Arial" w:hAnsi="Arial" w:cs="Arial"/>
        </w:rPr>
      </w:pPr>
      <w:r w:rsidRPr="00321804">
        <w:rPr>
          <w:rFonts w:ascii="Arial" w:hAnsi="Arial" w:cs="Arial"/>
        </w:rPr>
        <w:t>Wash with 200 uL cold MACS/PBS +5% FBS, spin again</w:t>
      </w:r>
    </w:p>
    <w:p w14:paraId="31CF3634" w14:textId="77777777" w:rsidR="00321804" w:rsidRPr="00321804" w:rsidRDefault="00321804" w:rsidP="00321804">
      <w:pPr>
        <w:pStyle w:val="ListParagraph"/>
        <w:numPr>
          <w:ilvl w:val="0"/>
          <w:numId w:val="36"/>
        </w:numPr>
        <w:spacing w:after="0" w:line="240" w:lineRule="auto"/>
        <w:rPr>
          <w:rFonts w:ascii="Arial" w:hAnsi="Arial" w:cs="Arial"/>
        </w:rPr>
      </w:pPr>
      <w:r w:rsidRPr="00321804">
        <w:rPr>
          <w:rFonts w:ascii="Arial" w:hAnsi="Arial" w:cs="Arial"/>
        </w:rPr>
        <w:t>Resuspend in 100+uL DAPI (1:12k)</w:t>
      </w:r>
    </w:p>
    <w:p w14:paraId="755F4952" w14:textId="77777777" w:rsidR="00321804" w:rsidRPr="00321804" w:rsidRDefault="00321804" w:rsidP="00321804">
      <w:pPr>
        <w:pStyle w:val="ListParagraph"/>
        <w:numPr>
          <w:ilvl w:val="0"/>
          <w:numId w:val="36"/>
        </w:numPr>
        <w:spacing w:after="0" w:line="240" w:lineRule="auto"/>
        <w:rPr>
          <w:rFonts w:ascii="Arial" w:hAnsi="Arial" w:cs="Arial"/>
        </w:rPr>
      </w:pPr>
      <w:r w:rsidRPr="00321804">
        <w:rPr>
          <w:rFonts w:ascii="Arial" w:hAnsi="Arial" w:cs="Arial"/>
        </w:rPr>
        <w:t>Transfer to tubes and run</w:t>
      </w:r>
    </w:p>
    <w:p w14:paraId="638CC639" w14:textId="0458D444" w:rsidR="00321804" w:rsidRDefault="00321804" w:rsidP="00321804">
      <w:pPr>
        <w:pStyle w:val="ListParagraph"/>
        <w:numPr>
          <w:ilvl w:val="1"/>
          <w:numId w:val="36"/>
        </w:numPr>
        <w:spacing w:after="0" w:line="240" w:lineRule="auto"/>
        <w:rPr>
          <w:rFonts w:ascii="Arial" w:hAnsi="Arial" w:cs="Arial"/>
        </w:rPr>
      </w:pPr>
      <w:r w:rsidRPr="00321804">
        <w:rPr>
          <w:rFonts w:ascii="Arial" w:hAnsi="Arial" w:cs="Arial"/>
        </w:rPr>
        <w:t xml:space="preserve">Keep on ice </w:t>
      </w:r>
    </w:p>
    <w:p w14:paraId="5ED3E781" w14:textId="77777777" w:rsidR="00293633" w:rsidRPr="00321804" w:rsidRDefault="00293633" w:rsidP="00293633">
      <w:pPr>
        <w:pStyle w:val="ListParagraph"/>
        <w:spacing w:after="0" w:line="240" w:lineRule="auto"/>
        <w:ind w:left="2160"/>
        <w:rPr>
          <w:rFonts w:ascii="Arial" w:hAnsi="Arial" w:cs="Arial"/>
        </w:rPr>
      </w:pPr>
    </w:p>
    <w:p w14:paraId="2A9D673A" w14:textId="77777777" w:rsidR="00321804" w:rsidRPr="00321804" w:rsidRDefault="00321804" w:rsidP="00321804">
      <w:pPr>
        <w:pStyle w:val="ListParagraph"/>
        <w:numPr>
          <w:ilvl w:val="0"/>
          <w:numId w:val="34"/>
        </w:numPr>
        <w:spacing w:after="0" w:line="240" w:lineRule="auto"/>
        <w:rPr>
          <w:rFonts w:ascii="Arial" w:hAnsi="Arial" w:cs="Arial"/>
        </w:rPr>
      </w:pPr>
      <w:r w:rsidRPr="00321804">
        <w:rPr>
          <w:rFonts w:ascii="Arial" w:hAnsi="Arial" w:cs="Arial"/>
        </w:rPr>
        <w:t>Flow analysis:</w:t>
      </w:r>
    </w:p>
    <w:p w14:paraId="738DF2D6" w14:textId="77777777" w:rsidR="00321804" w:rsidRPr="00321804" w:rsidRDefault="00321804" w:rsidP="00321804">
      <w:pPr>
        <w:pStyle w:val="ListParagraph"/>
        <w:numPr>
          <w:ilvl w:val="1"/>
          <w:numId w:val="34"/>
        </w:numPr>
        <w:spacing w:after="0" w:line="240" w:lineRule="auto"/>
        <w:rPr>
          <w:rFonts w:ascii="Arial" w:hAnsi="Arial" w:cs="Arial"/>
        </w:rPr>
      </w:pPr>
      <w:r w:rsidRPr="00321804">
        <w:rPr>
          <w:rFonts w:ascii="Arial" w:hAnsi="Arial" w:cs="Arial"/>
        </w:rPr>
        <w:t>RQR8 staining is the standard for virus titration evaluation (other stains are helpful to gain understanding, but will not be factored into the math)</w:t>
      </w:r>
    </w:p>
    <w:p w14:paraId="27A9E29F" w14:textId="77777777" w:rsidR="00321804" w:rsidRPr="00321804" w:rsidRDefault="00321804" w:rsidP="00321804">
      <w:pPr>
        <w:pStyle w:val="ListParagraph"/>
        <w:numPr>
          <w:ilvl w:val="1"/>
          <w:numId w:val="34"/>
        </w:numPr>
        <w:spacing w:after="0" w:line="240" w:lineRule="auto"/>
        <w:rPr>
          <w:rFonts w:ascii="Arial" w:hAnsi="Arial" w:cs="Arial"/>
        </w:rPr>
      </w:pPr>
      <w:r w:rsidRPr="00321804">
        <w:rPr>
          <w:rFonts w:ascii="Arial" w:hAnsi="Arial" w:cs="Arial"/>
        </w:rPr>
        <w:t>You are looking for condition with ~10% transduced (well above background but not a huge amount).</w:t>
      </w:r>
    </w:p>
    <w:p w14:paraId="3B67B060" w14:textId="77777777" w:rsidR="00321804" w:rsidRPr="00321804" w:rsidRDefault="00321804" w:rsidP="00321804">
      <w:pPr>
        <w:pStyle w:val="ListParagraph"/>
        <w:numPr>
          <w:ilvl w:val="1"/>
          <w:numId w:val="34"/>
        </w:numPr>
        <w:spacing w:after="0" w:line="240" w:lineRule="auto"/>
        <w:rPr>
          <w:rFonts w:ascii="Arial" w:hAnsi="Arial" w:cs="Arial"/>
        </w:rPr>
      </w:pPr>
      <w:r w:rsidRPr="00321804">
        <w:rPr>
          <w:rFonts w:ascii="Arial" w:hAnsi="Arial" w:cs="Arial"/>
        </w:rPr>
        <w:t>~10% transduction indicates 10,000 cells transduced so 10,000 infectious doses (=particles).</w:t>
      </w:r>
    </w:p>
    <w:p w14:paraId="13E618B6" w14:textId="02651F8D" w:rsidR="00321804" w:rsidRDefault="00321804" w:rsidP="00321804">
      <w:pPr>
        <w:pStyle w:val="ListParagraph"/>
        <w:numPr>
          <w:ilvl w:val="1"/>
          <w:numId w:val="34"/>
        </w:numPr>
        <w:spacing w:after="0" w:line="240" w:lineRule="auto"/>
        <w:rPr>
          <w:rFonts w:ascii="Arial" w:hAnsi="Arial" w:cs="Arial"/>
        </w:rPr>
      </w:pPr>
      <w:r w:rsidRPr="00321804">
        <w:rPr>
          <w:rFonts w:ascii="Arial" w:hAnsi="Arial" w:cs="Arial"/>
        </w:rPr>
        <w:t>TU/mL = (Number of cells transduced x Percent fluorescent x Dilution Factor) / (Transduction Volume in mL)</w:t>
      </w:r>
    </w:p>
    <w:p w14:paraId="7C7815F9" w14:textId="77777777" w:rsidR="00293633" w:rsidRPr="00321804" w:rsidRDefault="00293633" w:rsidP="00293633">
      <w:pPr>
        <w:pStyle w:val="ListParagraph"/>
        <w:spacing w:after="0" w:line="240" w:lineRule="auto"/>
        <w:ind w:left="1080"/>
        <w:rPr>
          <w:rFonts w:ascii="Arial" w:hAnsi="Arial" w:cs="Arial"/>
        </w:rPr>
      </w:pPr>
    </w:p>
    <w:p w14:paraId="7D4EBCAE" w14:textId="77777777" w:rsidR="00321804" w:rsidRPr="00321804" w:rsidRDefault="00321804" w:rsidP="00321804">
      <w:pPr>
        <w:pStyle w:val="ListParagraph"/>
        <w:numPr>
          <w:ilvl w:val="0"/>
          <w:numId w:val="34"/>
        </w:numPr>
        <w:spacing w:after="0" w:line="240" w:lineRule="auto"/>
        <w:rPr>
          <w:rFonts w:ascii="Arial" w:hAnsi="Arial" w:cs="Arial"/>
        </w:rPr>
      </w:pPr>
      <w:r w:rsidRPr="00321804">
        <w:rPr>
          <w:rFonts w:ascii="Arial" w:hAnsi="Arial" w:cs="Arial"/>
        </w:rPr>
        <w:t>Then infect T cells with MOI 2, 5, 10 to understand correlation between Jurkat 76 and primary T cells.</w:t>
      </w:r>
    </w:p>
    <w:p w14:paraId="50A952C0" w14:textId="25EFE2AE" w:rsidR="00321804" w:rsidRDefault="00321804" w:rsidP="00321804">
      <w:pPr>
        <w:pStyle w:val="ListParagraph"/>
        <w:numPr>
          <w:ilvl w:val="1"/>
          <w:numId w:val="34"/>
        </w:numPr>
        <w:spacing w:after="0" w:line="240" w:lineRule="auto"/>
        <w:rPr>
          <w:rFonts w:ascii="Arial" w:hAnsi="Arial" w:cs="Arial"/>
        </w:rPr>
      </w:pPr>
      <w:r w:rsidRPr="00321804">
        <w:rPr>
          <w:rFonts w:ascii="Arial" w:hAnsi="Arial" w:cs="Arial"/>
        </w:rPr>
        <w:lastRenderedPageBreak/>
        <w:t>MOI = multiplicity of infection</w:t>
      </w:r>
    </w:p>
    <w:p w14:paraId="7ED7E2EE" w14:textId="77777777" w:rsidR="00293633" w:rsidRPr="00321804" w:rsidRDefault="00293633" w:rsidP="00293633">
      <w:pPr>
        <w:pStyle w:val="ListParagraph"/>
        <w:spacing w:after="0" w:line="240" w:lineRule="auto"/>
        <w:ind w:left="1080"/>
        <w:rPr>
          <w:rFonts w:ascii="Arial" w:hAnsi="Arial" w:cs="Arial"/>
        </w:rPr>
      </w:pPr>
    </w:p>
    <w:p w14:paraId="0AD86D30" w14:textId="77777777" w:rsidR="00321804" w:rsidRPr="00321804" w:rsidRDefault="00321804" w:rsidP="00321804">
      <w:pPr>
        <w:numPr>
          <w:ilvl w:val="0"/>
          <w:numId w:val="34"/>
        </w:numPr>
        <w:rPr>
          <w:rFonts w:ascii="Arial" w:hAnsi="Arial" w:cs="Arial"/>
          <w:sz w:val="22"/>
          <w:szCs w:val="22"/>
        </w:rPr>
      </w:pPr>
      <w:r w:rsidRPr="00321804">
        <w:rPr>
          <w:rFonts w:ascii="Arial" w:hAnsi="Arial" w:cs="Arial"/>
          <w:sz w:val="22"/>
          <w:szCs w:val="22"/>
        </w:rPr>
        <w:t>Virus volume = (Number of cells transduced x MOI) / (TU/mL)</w:t>
      </w:r>
    </w:p>
    <w:p w14:paraId="13FAF75B" w14:textId="77777777" w:rsidR="00722538" w:rsidRDefault="00722538" w:rsidP="00B06819">
      <w:pPr>
        <w:pStyle w:val="Heading1"/>
        <w:spacing w:before="0"/>
        <w:rPr>
          <w:rFonts w:ascii="Arial" w:hAnsi="Arial" w:cs="Arial"/>
        </w:rPr>
      </w:pPr>
    </w:p>
    <w:p w14:paraId="387EBC33" w14:textId="77777777" w:rsidR="00722538" w:rsidRDefault="00722538">
      <w:pPr>
        <w:rPr>
          <w:rFonts w:ascii="Arial" w:eastAsiaTheme="majorEastAsia" w:hAnsi="Arial" w:cs="Arial"/>
          <w:color w:val="2F5496" w:themeColor="accent1" w:themeShade="BF"/>
          <w:sz w:val="32"/>
          <w:szCs w:val="32"/>
        </w:rPr>
      </w:pPr>
      <w:r>
        <w:rPr>
          <w:rFonts w:ascii="Arial" w:hAnsi="Arial" w:cs="Arial"/>
        </w:rPr>
        <w:br w:type="page"/>
      </w:r>
    </w:p>
    <w:p w14:paraId="322577EF" w14:textId="208F6768" w:rsidR="004E599F" w:rsidRDefault="004E599F" w:rsidP="00B06819">
      <w:pPr>
        <w:pStyle w:val="Heading1"/>
        <w:spacing w:before="0"/>
        <w:rPr>
          <w:rFonts w:ascii="Arial" w:hAnsi="Arial" w:cs="Arial"/>
        </w:rPr>
      </w:pPr>
      <w:bookmarkStart w:id="22" w:name="_Toc79134756"/>
      <w:r w:rsidRPr="007F3D5B">
        <w:rPr>
          <w:rFonts w:ascii="Arial" w:hAnsi="Arial" w:cs="Arial"/>
        </w:rPr>
        <w:lastRenderedPageBreak/>
        <w:t>TCR transduction</w:t>
      </w:r>
      <w:bookmarkEnd w:id="22"/>
    </w:p>
    <w:p w14:paraId="107E7418" w14:textId="77777777" w:rsidR="004E7708" w:rsidRPr="004E7708" w:rsidRDefault="004E7708" w:rsidP="004E7708"/>
    <w:p w14:paraId="6276D0FB" w14:textId="0D4C453F" w:rsidR="004E599F" w:rsidRPr="007F3D5B" w:rsidRDefault="004E599F" w:rsidP="001C04B9">
      <w:pPr>
        <w:pStyle w:val="Heading2"/>
        <w:spacing w:before="0"/>
        <w:rPr>
          <w:rFonts w:ascii="Arial" w:hAnsi="Arial" w:cs="Arial"/>
        </w:rPr>
      </w:pPr>
      <w:bookmarkStart w:id="23" w:name="_Toc79134757"/>
      <w:r w:rsidRPr="007F3D5B">
        <w:rPr>
          <w:rFonts w:ascii="Arial" w:hAnsi="Arial" w:cs="Arial"/>
        </w:rPr>
        <w:t>T</w:t>
      </w:r>
      <w:r w:rsidR="00D6772E" w:rsidRPr="007F3D5B">
        <w:rPr>
          <w:rFonts w:ascii="Arial" w:hAnsi="Arial" w:cs="Arial"/>
        </w:rPr>
        <w:t xml:space="preserve"> cell isolation </w:t>
      </w:r>
      <w:r w:rsidR="00135250" w:rsidRPr="007F3D5B">
        <w:rPr>
          <w:rFonts w:ascii="Arial" w:hAnsi="Arial" w:cs="Arial"/>
        </w:rPr>
        <w:t>and stimulation</w:t>
      </w:r>
      <w:bookmarkEnd w:id="23"/>
    </w:p>
    <w:p w14:paraId="59C6D5D0" w14:textId="77777777" w:rsidR="00313FF0" w:rsidRPr="007F3D5B" w:rsidRDefault="00313FF0" w:rsidP="001C04B9">
      <w:pPr>
        <w:rPr>
          <w:rFonts w:ascii="Arial" w:hAnsi="Arial" w:cs="Arial"/>
          <w:b/>
          <w:sz w:val="22"/>
          <w:szCs w:val="22"/>
        </w:rPr>
      </w:pPr>
    </w:p>
    <w:p w14:paraId="30F8F758" w14:textId="3C0584D3" w:rsidR="004E599F" w:rsidRPr="007F3D5B" w:rsidRDefault="004E599F" w:rsidP="005413FC">
      <w:pPr>
        <w:pStyle w:val="ListParagraph"/>
        <w:numPr>
          <w:ilvl w:val="0"/>
          <w:numId w:val="13"/>
        </w:numPr>
        <w:spacing w:after="0" w:line="240" w:lineRule="auto"/>
        <w:rPr>
          <w:rFonts w:ascii="Arial" w:hAnsi="Arial" w:cs="Arial"/>
          <w:bCs/>
        </w:rPr>
      </w:pPr>
      <w:r w:rsidRPr="007F3D5B">
        <w:rPr>
          <w:rFonts w:ascii="Arial" w:hAnsi="Arial" w:cs="Arial"/>
        </w:rPr>
        <w:t>Make CTL media (10% HS) fresh for the experiment.</w:t>
      </w:r>
    </w:p>
    <w:p w14:paraId="3AC55A96" w14:textId="77777777" w:rsidR="00313FF0" w:rsidRPr="007F3D5B" w:rsidRDefault="00313FF0" w:rsidP="00313FF0">
      <w:pPr>
        <w:pStyle w:val="ListParagraph"/>
        <w:spacing w:after="0" w:line="240" w:lineRule="auto"/>
        <w:ind w:left="360"/>
        <w:rPr>
          <w:rFonts w:ascii="Arial" w:hAnsi="Arial" w:cs="Arial"/>
          <w:bCs/>
        </w:rPr>
      </w:pPr>
    </w:p>
    <w:p w14:paraId="2EA519A6" w14:textId="25866C64" w:rsidR="004E599F" w:rsidRPr="007F3D5B" w:rsidRDefault="004E599F" w:rsidP="005413FC">
      <w:pPr>
        <w:pStyle w:val="ListParagraph"/>
        <w:numPr>
          <w:ilvl w:val="0"/>
          <w:numId w:val="13"/>
        </w:numPr>
        <w:spacing w:after="0" w:line="240" w:lineRule="auto"/>
        <w:rPr>
          <w:rFonts w:ascii="Arial" w:hAnsi="Arial" w:cs="Arial"/>
          <w:bCs/>
        </w:rPr>
      </w:pPr>
      <w:r w:rsidRPr="007F3D5B">
        <w:rPr>
          <w:rFonts w:ascii="Arial" w:hAnsi="Arial" w:cs="Arial"/>
        </w:rPr>
        <w:t>Isolate T cells from healthy donor apheresis PBMC according to kit protocol using Miltenyi CD8 and/or CD4 isolation kit and AutoMACS depleteS protocol (can also use deplete for this purpose).</w:t>
      </w:r>
    </w:p>
    <w:p w14:paraId="0ED5C183" w14:textId="77777777" w:rsidR="004E599F" w:rsidRPr="007F3D5B" w:rsidRDefault="004E599F" w:rsidP="005413FC">
      <w:pPr>
        <w:pStyle w:val="ListParagraph"/>
        <w:numPr>
          <w:ilvl w:val="1"/>
          <w:numId w:val="13"/>
        </w:numPr>
        <w:spacing w:after="0" w:line="240" w:lineRule="auto"/>
        <w:rPr>
          <w:rFonts w:ascii="Arial" w:hAnsi="Arial" w:cs="Arial"/>
        </w:rPr>
      </w:pPr>
      <w:r w:rsidRPr="007F3D5B">
        <w:rPr>
          <w:rFonts w:ascii="Arial" w:hAnsi="Arial" w:cs="Arial"/>
        </w:rPr>
        <w:t>Donor ID:</w:t>
      </w:r>
    </w:p>
    <w:p w14:paraId="396D67A7" w14:textId="77777777" w:rsidR="004E599F" w:rsidRPr="007F3D5B" w:rsidRDefault="004E599F" w:rsidP="005413FC">
      <w:pPr>
        <w:pStyle w:val="ListParagraph"/>
        <w:numPr>
          <w:ilvl w:val="1"/>
          <w:numId w:val="13"/>
        </w:numPr>
        <w:spacing w:after="0" w:line="240" w:lineRule="auto"/>
        <w:rPr>
          <w:rFonts w:ascii="Arial" w:hAnsi="Arial" w:cs="Arial"/>
        </w:rPr>
      </w:pPr>
      <w:r w:rsidRPr="007F3D5B">
        <w:rPr>
          <w:rFonts w:ascii="Arial" w:hAnsi="Arial" w:cs="Arial"/>
        </w:rPr>
        <w:t>Deviation from standard kit protocols?</w:t>
      </w:r>
    </w:p>
    <w:p w14:paraId="352E39D3" w14:textId="77777777" w:rsidR="004E599F" w:rsidRPr="007F3D5B" w:rsidRDefault="004E599F" w:rsidP="005413FC">
      <w:pPr>
        <w:pStyle w:val="ListParagraph"/>
        <w:numPr>
          <w:ilvl w:val="1"/>
          <w:numId w:val="13"/>
        </w:numPr>
        <w:spacing w:after="0" w:line="240" w:lineRule="auto"/>
        <w:rPr>
          <w:rFonts w:ascii="Arial" w:hAnsi="Arial" w:cs="Arial"/>
        </w:rPr>
      </w:pPr>
      <w:r w:rsidRPr="007F3D5B">
        <w:rPr>
          <w:rFonts w:ascii="Arial" w:hAnsi="Arial" w:cs="Arial"/>
        </w:rPr>
        <w:t>Starting number of PBMC:</w:t>
      </w:r>
    </w:p>
    <w:p w14:paraId="496D2A6B" w14:textId="4030EE5B" w:rsidR="004E599F" w:rsidRPr="007F3D5B" w:rsidRDefault="004E599F" w:rsidP="005413FC">
      <w:pPr>
        <w:pStyle w:val="ListParagraph"/>
        <w:numPr>
          <w:ilvl w:val="1"/>
          <w:numId w:val="13"/>
        </w:numPr>
        <w:spacing w:after="0" w:line="240" w:lineRule="auto"/>
        <w:rPr>
          <w:rFonts w:ascii="Arial" w:hAnsi="Arial" w:cs="Arial"/>
        </w:rPr>
      </w:pPr>
      <w:r w:rsidRPr="007F3D5B">
        <w:rPr>
          <w:rFonts w:ascii="Arial" w:hAnsi="Arial" w:cs="Arial"/>
        </w:rPr>
        <w:t>CD8+ T cell yield:</w:t>
      </w:r>
    </w:p>
    <w:p w14:paraId="3034E5F0" w14:textId="77777777" w:rsidR="00313FF0" w:rsidRPr="007F3D5B" w:rsidRDefault="00313FF0" w:rsidP="00313FF0">
      <w:pPr>
        <w:pStyle w:val="ListParagraph"/>
        <w:spacing w:after="0" w:line="240" w:lineRule="auto"/>
        <w:ind w:left="1080"/>
        <w:rPr>
          <w:rFonts w:ascii="Arial" w:hAnsi="Arial" w:cs="Arial"/>
        </w:rPr>
      </w:pPr>
    </w:p>
    <w:p w14:paraId="7C0131BF" w14:textId="7865E999" w:rsidR="004E599F" w:rsidRPr="007F3D5B" w:rsidRDefault="004E599F" w:rsidP="005413FC">
      <w:pPr>
        <w:pStyle w:val="LightGrid-Accent31"/>
        <w:numPr>
          <w:ilvl w:val="0"/>
          <w:numId w:val="13"/>
        </w:numPr>
        <w:tabs>
          <w:tab w:val="left" w:pos="0"/>
        </w:tabs>
        <w:suppressAutoHyphens w:val="0"/>
        <w:contextualSpacing/>
        <w:rPr>
          <w:rFonts w:ascii="Arial" w:hAnsi="Arial" w:cs="Arial"/>
          <w:sz w:val="22"/>
          <w:szCs w:val="22"/>
        </w:rPr>
      </w:pPr>
      <w:r w:rsidRPr="007F3D5B">
        <w:rPr>
          <w:rFonts w:ascii="Arial" w:hAnsi="Arial" w:cs="Arial"/>
          <w:sz w:val="22"/>
          <w:szCs w:val="22"/>
        </w:rPr>
        <w:t>Count and re-suspend at 1M/ml=______M in ______mL CTL media</w:t>
      </w:r>
    </w:p>
    <w:p w14:paraId="78BF825F" w14:textId="77777777" w:rsidR="00313FF0" w:rsidRPr="007F3D5B" w:rsidRDefault="00313FF0" w:rsidP="00313FF0">
      <w:pPr>
        <w:pStyle w:val="LightGrid-Accent31"/>
        <w:tabs>
          <w:tab w:val="left" w:pos="0"/>
        </w:tabs>
        <w:suppressAutoHyphens w:val="0"/>
        <w:ind w:left="360"/>
        <w:contextualSpacing/>
        <w:rPr>
          <w:rFonts w:ascii="Arial" w:hAnsi="Arial" w:cs="Arial"/>
          <w:sz w:val="22"/>
          <w:szCs w:val="22"/>
        </w:rPr>
      </w:pPr>
    </w:p>
    <w:p w14:paraId="54DE5549" w14:textId="6A2271C5" w:rsidR="004E599F" w:rsidRPr="007F3D5B" w:rsidRDefault="004E599F" w:rsidP="005413FC">
      <w:pPr>
        <w:pStyle w:val="ListParagraph"/>
        <w:numPr>
          <w:ilvl w:val="0"/>
          <w:numId w:val="13"/>
        </w:numPr>
        <w:spacing w:after="0" w:line="240" w:lineRule="auto"/>
        <w:rPr>
          <w:rFonts w:ascii="Arial" w:hAnsi="Arial" w:cs="Arial"/>
        </w:rPr>
      </w:pPr>
      <w:r w:rsidRPr="007F3D5B">
        <w:rPr>
          <w:rFonts w:ascii="Arial" w:hAnsi="Arial" w:cs="Arial"/>
        </w:rPr>
        <w:t>Add CD28 beads 1:1 in CTL + 50 U/mL IL-2: Calculate volume of beads: Stock is 1x10e8 /mL, = 10</w:t>
      </w:r>
      <w:r w:rsidR="00731380">
        <w:rPr>
          <w:rFonts w:ascii="Arial" w:hAnsi="Arial" w:cs="Arial"/>
          <w:color w:val="000000"/>
        </w:rPr>
        <w:t>μ</w:t>
      </w:r>
      <w:r w:rsidRPr="007F3D5B">
        <w:rPr>
          <w:rFonts w:ascii="Arial" w:hAnsi="Arial" w:cs="Arial"/>
        </w:rPr>
        <w:t xml:space="preserve">L beads/1M cells.  </w:t>
      </w:r>
    </w:p>
    <w:p w14:paraId="1DEF1CF9" w14:textId="77777777" w:rsidR="004D0F6F" w:rsidRPr="007F3D5B" w:rsidRDefault="004D0F6F" w:rsidP="004D0F6F">
      <w:pPr>
        <w:rPr>
          <w:rFonts w:ascii="Arial" w:hAnsi="Arial" w:cs="Arial"/>
        </w:rPr>
      </w:pPr>
    </w:p>
    <w:p w14:paraId="707AB6BF" w14:textId="7C2D6A88" w:rsidR="004E599F" w:rsidRPr="007F3D5B" w:rsidRDefault="004E599F" w:rsidP="005413FC">
      <w:pPr>
        <w:pStyle w:val="ListParagraph"/>
        <w:numPr>
          <w:ilvl w:val="0"/>
          <w:numId w:val="13"/>
        </w:numPr>
        <w:spacing w:after="0" w:line="240" w:lineRule="auto"/>
        <w:rPr>
          <w:rFonts w:ascii="Arial" w:hAnsi="Arial" w:cs="Arial"/>
        </w:rPr>
      </w:pPr>
      <w:r w:rsidRPr="007F3D5B">
        <w:rPr>
          <w:rFonts w:ascii="Arial" w:hAnsi="Arial" w:cs="Arial"/>
        </w:rPr>
        <w:t xml:space="preserve">Plate 2 mL/well in a </w:t>
      </w:r>
      <w:r w:rsidR="00AE0B2C">
        <w:rPr>
          <w:rFonts w:ascii="Arial" w:hAnsi="Arial" w:cs="Arial"/>
        </w:rPr>
        <w:t>24</w:t>
      </w:r>
      <w:r w:rsidRPr="007F3D5B">
        <w:rPr>
          <w:rFonts w:ascii="Arial" w:hAnsi="Arial" w:cs="Arial"/>
        </w:rPr>
        <w:t xml:space="preserve"> well plate (two wells for each TCR</w:t>
      </w:r>
      <w:r w:rsidR="009E00AD" w:rsidRPr="007F3D5B">
        <w:rPr>
          <w:rFonts w:ascii="Arial" w:hAnsi="Arial" w:cs="Arial"/>
        </w:rPr>
        <w:t xml:space="preserve"> plus at least 1 control well</w:t>
      </w:r>
      <w:r w:rsidRPr="007F3D5B">
        <w:rPr>
          <w:rFonts w:ascii="Arial" w:hAnsi="Arial" w:cs="Arial"/>
        </w:rPr>
        <w:t>)</w:t>
      </w:r>
      <w:r w:rsidR="004D0F6F" w:rsidRPr="007F3D5B">
        <w:rPr>
          <w:rFonts w:ascii="Arial" w:hAnsi="Arial" w:cs="Arial"/>
        </w:rPr>
        <w:t>.</w:t>
      </w:r>
    </w:p>
    <w:p w14:paraId="2E579BB6" w14:textId="77777777" w:rsidR="00313FF0" w:rsidRPr="007F3D5B" w:rsidRDefault="00313FF0" w:rsidP="00313FF0">
      <w:pPr>
        <w:pStyle w:val="ListParagraph"/>
        <w:spacing w:after="0" w:line="240" w:lineRule="auto"/>
        <w:ind w:left="360"/>
        <w:rPr>
          <w:rFonts w:ascii="Arial" w:hAnsi="Arial" w:cs="Arial"/>
        </w:rPr>
      </w:pPr>
    </w:p>
    <w:p w14:paraId="2EC1A670" w14:textId="0B130FC4" w:rsidR="004E599F" w:rsidRPr="007F3D5B" w:rsidRDefault="004E599F" w:rsidP="005413FC">
      <w:pPr>
        <w:pStyle w:val="LightGrid-Accent31"/>
        <w:numPr>
          <w:ilvl w:val="0"/>
          <w:numId w:val="13"/>
        </w:numPr>
        <w:tabs>
          <w:tab w:val="left" w:pos="0"/>
        </w:tabs>
        <w:suppressAutoHyphens w:val="0"/>
        <w:contextualSpacing/>
        <w:rPr>
          <w:rFonts w:ascii="Arial" w:hAnsi="Arial" w:cs="Arial"/>
          <w:sz w:val="22"/>
          <w:szCs w:val="22"/>
        </w:rPr>
      </w:pPr>
      <w:r w:rsidRPr="007F3D5B">
        <w:rPr>
          <w:rFonts w:ascii="Arial" w:hAnsi="Arial" w:cs="Arial"/>
          <w:sz w:val="22"/>
          <w:szCs w:val="22"/>
        </w:rPr>
        <w:t>Incubate overnight (18-24 hrs) at 37C. Start of incubation = ___</w:t>
      </w:r>
    </w:p>
    <w:p w14:paraId="561AE3A3" w14:textId="77777777" w:rsidR="004E599F" w:rsidRPr="007F3D5B" w:rsidRDefault="004E599F" w:rsidP="004E599F">
      <w:pPr>
        <w:rPr>
          <w:rFonts w:ascii="Arial" w:hAnsi="Arial" w:cs="Arial"/>
          <w:b/>
          <w:sz w:val="22"/>
          <w:szCs w:val="22"/>
        </w:rPr>
      </w:pPr>
    </w:p>
    <w:p w14:paraId="31ADD009" w14:textId="1019B1BA" w:rsidR="004E599F" w:rsidRPr="007F3D5B" w:rsidRDefault="00135250" w:rsidP="001C04B9">
      <w:pPr>
        <w:pStyle w:val="Heading2"/>
        <w:spacing w:before="0"/>
        <w:rPr>
          <w:rFonts w:ascii="Arial" w:hAnsi="Arial" w:cs="Arial"/>
        </w:rPr>
      </w:pPr>
      <w:bookmarkStart w:id="24" w:name="_Toc79134758"/>
      <w:r w:rsidRPr="007F3D5B">
        <w:rPr>
          <w:rFonts w:ascii="Arial" w:hAnsi="Arial" w:cs="Arial"/>
        </w:rPr>
        <w:t>T</w:t>
      </w:r>
      <w:r w:rsidR="00A07741" w:rsidRPr="007F3D5B">
        <w:rPr>
          <w:rFonts w:ascii="Arial" w:hAnsi="Arial" w:cs="Arial"/>
        </w:rPr>
        <w:t xml:space="preserve"> cell t</w:t>
      </w:r>
      <w:r w:rsidRPr="007F3D5B">
        <w:rPr>
          <w:rFonts w:ascii="Arial" w:hAnsi="Arial" w:cs="Arial"/>
        </w:rPr>
        <w:t>ransduction</w:t>
      </w:r>
      <w:r w:rsidR="002800C6" w:rsidRPr="007F3D5B">
        <w:rPr>
          <w:rFonts w:ascii="Arial" w:hAnsi="Arial" w:cs="Arial"/>
        </w:rPr>
        <w:t xml:space="preserve"> with concentrated virus</w:t>
      </w:r>
      <w:bookmarkEnd w:id="24"/>
    </w:p>
    <w:p w14:paraId="0D6F6C90" w14:textId="77777777" w:rsidR="00A07741" w:rsidRPr="007F3D5B" w:rsidRDefault="00A07741" w:rsidP="001C04B9">
      <w:pPr>
        <w:rPr>
          <w:rFonts w:ascii="Arial" w:hAnsi="Arial" w:cs="Arial"/>
          <w:sz w:val="22"/>
          <w:szCs w:val="22"/>
        </w:rPr>
      </w:pPr>
    </w:p>
    <w:p w14:paraId="609BD2F5" w14:textId="62FA2B3F" w:rsidR="004E599F" w:rsidRPr="007F3D5B" w:rsidRDefault="004E599F">
      <w:pPr>
        <w:rPr>
          <w:rFonts w:ascii="Arial" w:hAnsi="Arial" w:cs="Arial"/>
          <w:b/>
          <w:sz w:val="22"/>
          <w:szCs w:val="22"/>
        </w:rPr>
      </w:pPr>
      <w:r w:rsidRPr="007F3D5B">
        <w:rPr>
          <w:rFonts w:ascii="Arial" w:hAnsi="Arial" w:cs="Arial"/>
          <w:b/>
          <w:sz w:val="22"/>
          <w:szCs w:val="22"/>
        </w:rPr>
        <w:t>Day 1</w:t>
      </w:r>
      <w:r w:rsidR="009A3C9B" w:rsidRPr="007F3D5B">
        <w:rPr>
          <w:rFonts w:ascii="Arial" w:hAnsi="Arial" w:cs="Arial"/>
          <w:b/>
          <w:bCs/>
          <w:sz w:val="22"/>
          <w:szCs w:val="22"/>
        </w:rPr>
        <w:t>:</w:t>
      </w:r>
      <w:r w:rsidRPr="007F3D5B">
        <w:rPr>
          <w:rFonts w:ascii="Arial" w:hAnsi="Arial" w:cs="Arial"/>
          <w:b/>
          <w:bCs/>
          <w:sz w:val="22"/>
          <w:szCs w:val="22"/>
        </w:rPr>
        <w:t xml:space="preserve"> </w:t>
      </w:r>
      <w:r w:rsidRPr="007F3D5B">
        <w:rPr>
          <w:rFonts w:ascii="Arial" w:hAnsi="Arial" w:cs="Arial"/>
          <w:b/>
          <w:sz w:val="22"/>
          <w:szCs w:val="22"/>
        </w:rPr>
        <w:t>Transduction</w:t>
      </w:r>
      <w:r w:rsidR="002800C6" w:rsidRPr="007F3D5B">
        <w:rPr>
          <w:rFonts w:ascii="Arial" w:hAnsi="Arial" w:cs="Arial"/>
          <w:b/>
          <w:sz w:val="22"/>
          <w:szCs w:val="22"/>
        </w:rPr>
        <w:t xml:space="preserve"> (using concentrated virus. For fresh virus, see Appendix.)</w:t>
      </w:r>
    </w:p>
    <w:p w14:paraId="705AEE50" w14:textId="77777777" w:rsidR="00A07741" w:rsidRPr="007F3D5B" w:rsidRDefault="00A07741" w:rsidP="001C04B9">
      <w:pPr>
        <w:rPr>
          <w:rFonts w:ascii="Arial" w:hAnsi="Arial" w:cs="Arial"/>
          <w:sz w:val="22"/>
          <w:szCs w:val="22"/>
        </w:rPr>
      </w:pPr>
    </w:p>
    <w:p w14:paraId="7D2A0434" w14:textId="7EAB5DD1" w:rsidR="009E00AD" w:rsidRPr="007F3D5B" w:rsidRDefault="004E599F" w:rsidP="005413FC">
      <w:pPr>
        <w:pStyle w:val="ListParagraph"/>
        <w:numPr>
          <w:ilvl w:val="0"/>
          <w:numId w:val="20"/>
        </w:numPr>
        <w:spacing w:after="0" w:line="240" w:lineRule="auto"/>
        <w:rPr>
          <w:rFonts w:ascii="Arial" w:hAnsi="Arial" w:cs="Arial"/>
        </w:rPr>
      </w:pPr>
      <w:r w:rsidRPr="007F3D5B">
        <w:rPr>
          <w:rFonts w:ascii="Arial" w:hAnsi="Arial" w:cs="Arial"/>
        </w:rPr>
        <w:t>Remove 1mL of CTL media from each well.</w:t>
      </w:r>
    </w:p>
    <w:p w14:paraId="0F3B12F7" w14:textId="77777777" w:rsidR="00A07741" w:rsidRPr="007F3D5B" w:rsidRDefault="00A07741" w:rsidP="00A07741">
      <w:pPr>
        <w:pStyle w:val="ListParagraph"/>
        <w:spacing w:after="0" w:line="240" w:lineRule="auto"/>
        <w:ind w:left="360"/>
        <w:rPr>
          <w:rFonts w:ascii="Arial" w:hAnsi="Arial" w:cs="Arial"/>
        </w:rPr>
      </w:pPr>
    </w:p>
    <w:p w14:paraId="46CDC7C0" w14:textId="624297A9" w:rsidR="004832EB" w:rsidRPr="007F3D5B" w:rsidRDefault="004832EB" w:rsidP="005413FC">
      <w:pPr>
        <w:pStyle w:val="ListParagraph"/>
        <w:numPr>
          <w:ilvl w:val="0"/>
          <w:numId w:val="20"/>
        </w:numPr>
        <w:spacing w:after="0" w:line="240" w:lineRule="auto"/>
        <w:rPr>
          <w:rFonts w:ascii="Arial" w:hAnsi="Arial" w:cs="Arial"/>
        </w:rPr>
      </w:pPr>
      <w:r w:rsidRPr="25129BB6">
        <w:rPr>
          <w:rFonts w:ascii="Arial" w:hAnsi="Arial" w:cs="Arial"/>
        </w:rPr>
        <w:t xml:space="preserve">Calculate </w:t>
      </w:r>
      <w:r w:rsidR="000C6BE3" w:rsidRPr="25129BB6">
        <w:rPr>
          <w:rFonts w:ascii="Arial" w:hAnsi="Arial" w:cs="Arial"/>
        </w:rPr>
        <w:t xml:space="preserve">volume of CTL media needed (1 mL/well x # wells). </w:t>
      </w:r>
      <w:r w:rsidRPr="25129BB6">
        <w:rPr>
          <w:rFonts w:ascii="Arial" w:hAnsi="Arial" w:cs="Arial"/>
        </w:rPr>
        <w:t>Make calculated volume of CTL media</w:t>
      </w:r>
      <w:r w:rsidR="00833824" w:rsidRPr="25129BB6">
        <w:rPr>
          <w:rFonts w:ascii="Arial" w:hAnsi="Arial" w:cs="Arial"/>
        </w:rPr>
        <w:t xml:space="preserve"> with 50 units/mL</w:t>
      </w:r>
      <w:r w:rsidRPr="25129BB6">
        <w:rPr>
          <w:rFonts w:ascii="Arial" w:hAnsi="Arial" w:cs="Arial"/>
        </w:rPr>
        <w:t xml:space="preserve"> </w:t>
      </w:r>
      <w:r w:rsidR="1F18A43E" w:rsidRPr="25129BB6">
        <w:rPr>
          <w:rFonts w:ascii="Arial" w:hAnsi="Arial" w:cs="Arial"/>
        </w:rPr>
        <w:t xml:space="preserve">IL-2 </w:t>
      </w:r>
      <w:r w:rsidR="00833824" w:rsidRPr="25129BB6">
        <w:rPr>
          <w:rFonts w:ascii="Arial" w:hAnsi="Arial" w:cs="Arial"/>
        </w:rPr>
        <w:t>plus</w:t>
      </w:r>
      <w:r w:rsidRPr="25129BB6">
        <w:rPr>
          <w:rFonts w:ascii="Arial" w:hAnsi="Arial" w:cs="Arial"/>
        </w:rPr>
        <w:t xml:space="preserve"> 2x of Polybrene = 8µg/mL</w:t>
      </w:r>
      <w:r w:rsidR="145D6EA8" w:rsidRPr="25129BB6">
        <w:rPr>
          <w:rFonts w:ascii="Arial" w:hAnsi="Arial" w:cs="Arial"/>
        </w:rPr>
        <w:t xml:space="preserve"> (will result in 4ug/mL once added on top of old media that does not contain polybrene)</w:t>
      </w:r>
      <w:r w:rsidRPr="25129BB6">
        <w:rPr>
          <w:rFonts w:ascii="Arial" w:hAnsi="Arial" w:cs="Arial"/>
        </w:rPr>
        <w:t xml:space="preserve">. Polybrene stock is at 1µg/μL </w:t>
      </w:r>
    </w:p>
    <w:p w14:paraId="5F74E771" w14:textId="77777777" w:rsidR="004832EB" w:rsidRPr="007F3D5B" w:rsidRDefault="004832EB" w:rsidP="004832EB">
      <w:pPr>
        <w:pStyle w:val="ListParagraph"/>
        <w:rPr>
          <w:rFonts w:ascii="Arial" w:hAnsi="Arial" w:cs="Arial"/>
        </w:rPr>
      </w:pPr>
    </w:p>
    <w:p w14:paraId="2E818BC0" w14:textId="698932C4" w:rsidR="009853FA" w:rsidRPr="007F3D5B" w:rsidRDefault="009853FA" w:rsidP="005413FC">
      <w:pPr>
        <w:pStyle w:val="ListParagraph"/>
        <w:numPr>
          <w:ilvl w:val="0"/>
          <w:numId w:val="20"/>
        </w:numPr>
        <w:spacing w:after="0" w:line="240" w:lineRule="auto"/>
        <w:rPr>
          <w:rFonts w:ascii="Arial" w:hAnsi="Arial" w:cs="Arial"/>
        </w:rPr>
      </w:pPr>
      <w:r w:rsidRPr="007F3D5B">
        <w:rPr>
          <w:rFonts w:ascii="Arial" w:hAnsi="Arial" w:cs="Arial"/>
        </w:rPr>
        <w:t>For control wells only, add 1 mL CTL + polybrene + IL-2 to each well.</w:t>
      </w:r>
    </w:p>
    <w:p w14:paraId="5CEDE071" w14:textId="77777777" w:rsidR="00A07741" w:rsidRPr="007F3D5B" w:rsidRDefault="00A07741" w:rsidP="00A07741">
      <w:pPr>
        <w:pStyle w:val="ListParagraph"/>
        <w:spacing w:after="0" w:line="240" w:lineRule="auto"/>
        <w:ind w:left="1080"/>
        <w:rPr>
          <w:rFonts w:ascii="Arial" w:hAnsi="Arial" w:cs="Arial"/>
        </w:rPr>
      </w:pPr>
    </w:p>
    <w:p w14:paraId="01CC1DB4" w14:textId="142DB8EE" w:rsidR="00F435B9" w:rsidRPr="007F3D5B" w:rsidRDefault="00F435B9" w:rsidP="005413FC">
      <w:pPr>
        <w:pStyle w:val="ListParagraph"/>
        <w:numPr>
          <w:ilvl w:val="0"/>
          <w:numId w:val="20"/>
        </w:numPr>
        <w:spacing w:after="0" w:line="240" w:lineRule="auto"/>
        <w:rPr>
          <w:rFonts w:ascii="Arial" w:hAnsi="Arial" w:cs="Arial"/>
        </w:rPr>
      </w:pPr>
      <w:r w:rsidRPr="007F3D5B">
        <w:rPr>
          <w:rFonts w:ascii="Arial" w:hAnsi="Arial" w:cs="Arial"/>
        </w:rPr>
        <w:t>Inoculate cells</w:t>
      </w:r>
      <w:r w:rsidR="00833824" w:rsidRPr="007F3D5B">
        <w:rPr>
          <w:rFonts w:ascii="Arial" w:hAnsi="Arial" w:cs="Arial"/>
        </w:rPr>
        <w:t xml:space="preserve"> in sample wells:</w:t>
      </w:r>
    </w:p>
    <w:p w14:paraId="30DABCC2" w14:textId="5A092A4A" w:rsidR="00F435B9" w:rsidRPr="007F3D5B" w:rsidRDefault="00A012BD" w:rsidP="005413FC">
      <w:pPr>
        <w:pStyle w:val="ListParagraph"/>
        <w:numPr>
          <w:ilvl w:val="1"/>
          <w:numId w:val="20"/>
        </w:numPr>
        <w:spacing w:after="0" w:line="240" w:lineRule="auto"/>
        <w:rPr>
          <w:rFonts w:ascii="Arial" w:hAnsi="Arial" w:cs="Arial"/>
        </w:rPr>
      </w:pPr>
      <w:r w:rsidRPr="007F3D5B">
        <w:rPr>
          <w:rFonts w:ascii="Arial" w:hAnsi="Arial" w:cs="Arial"/>
        </w:rPr>
        <w:t xml:space="preserve">Calculate volume of virus needed based on MOI or on experience (e.g., using concentrated virus production method above, 25 </w:t>
      </w:r>
      <w:r w:rsidR="00731380">
        <w:rPr>
          <w:rFonts w:ascii="Arial" w:hAnsi="Arial" w:cs="Arial"/>
          <w:color w:val="000000"/>
        </w:rPr>
        <w:t>μ</w:t>
      </w:r>
      <w:r w:rsidRPr="007F3D5B">
        <w:rPr>
          <w:rFonts w:ascii="Arial" w:hAnsi="Arial" w:cs="Arial"/>
        </w:rPr>
        <w:t>L is</w:t>
      </w:r>
      <w:r w:rsidR="00687CB0" w:rsidRPr="007F3D5B">
        <w:rPr>
          <w:rFonts w:ascii="Arial" w:hAnsi="Arial" w:cs="Arial"/>
        </w:rPr>
        <w:t xml:space="preserve"> appropriate</w:t>
      </w:r>
      <w:r w:rsidR="00833824" w:rsidRPr="007F3D5B">
        <w:rPr>
          <w:rFonts w:ascii="Arial" w:hAnsi="Arial" w:cs="Arial"/>
        </w:rPr>
        <w:t xml:space="preserve"> to start</w:t>
      </w:r>
      <w:r w:rsidR="00687CB0" w:rsidRPr="007F3D5B">
        <w:rPr>
          <w:rFonts w:ascii="Arial" w:hAnsi="Arial" w:cs="Arial"/>
        </w:rPr>
        <w:t>).</w:t>
      </w:r>
    </w:p>
    <w:p w14:paraId="1161ECE5" w14:textId="77777777" w:rsidR="00687CB0" w:rsidRPr="007F3D5B" w:rsidRDefault="00687CB0" w:rsidP="005413FC">
      <w:pPr>
        <w:pStyle w:val="ListParagraph"/>
        <w:numPr>
          <w:ilvl w:val="1"/>
          <w:numId w:val="20"/>
        </w:numPr>
        <w:spacing w:after="0" w:line="240" w:lineRule="auto"/>
        <w:rPr>
          <w:rFonts w:ascii="Arial" w:hAnsi="Arial" w:cs="Arial"/>
        </w:rPr>
      </w:pPr>
      <w:r w:rsidRPr="007F3D5B">
        <w:rPr>
          <w:rFonts w:ascii="Arial" w:hAnsi="Arial" w:cs="Arial"/>
        </w:rPr>
        <w:t>Put vial in water bath for ~10mins, vigorously vortex to break up the virus clump, spin down briefly.</w:t>
      </w:r>
    </w:p>
    <w:p w14:paraId="461FED4C" w14:textId="77777777" w:rsidR="00687CB0" w:rsidRPr="007F3D5B" w:rsidRDefault="00687CB0" w:rsidP="005413FC">
      <w:pPr>
        <w:pStyle w:val="ListParagraph"/>
        <w:numPr>
          <w:ilvl w:val="1"/>
          <w:numId w:val="20"/>
        </w:numPr>
        <w:spacing w:after="0" w:line="240" w:lineRule="auto"/>
        <w:rPr>
          <w:rFonts w:ascii="Arial" w:hAnsi="Arial" w:cs="Arial"/>
        </w:rPr>
      </w:pPr>
      <w:r w:rsidRPr="007F3D5B">
        <w:rPr>
          <w:rFonts w:ascii="Arial" w:hAnsi="Arial" w:cs="Arial"/>
        </w:rPr>
        <w:t>Dilute virus in CTL + polybrene + IL</w:t>
      </w:r>
      <w:r w:rsidR="00F51623" w:rsidRPr="007F3D5B">
        <w:rPr>
          <w:rFonts w:ascii="Arial" w:hAnsi="Arial" w:cs="Arial"/>
        </w:rPr>
        <w:t>-2 from step 2aiii.</w:t>
      </w:r>
      <w:r w:rsidR="009853FA" w:rsidRPr="007F3D5B">
        <w:rPr>
          <w:rFonts w:ascii="Arial" w:hAnsi="Arial" w:cs="Arial"/>
        </w:rPr>
        <w:t xml:space="preserve"> and mix </w:t>
      </w:r>
      <w:r w:rsidR="00761B5F" w:rsidRPr="007F3D5B">
        <w:rPr>
          <w:rFonts w:ascii="Arial" w:hAnsi="Arial" w:cs="Arial"/>
        </w:rPr>
        <w:t>well by pipetting.</w:t>
      </w:r>
    </w:p>
    <w:p w14:paraId="0B030819" w14:textId="4E9A1341" w:rsidR="00F51623" w:rsidRPr="007F3D5B" w:rsidRDefault="00E81FCB" w:rsidP="00E81FCB">
      <w:pPr>
        <w:pStyle w:val="ListParagraph"/>
        <w:spacing w:after="0" w:line="240" w:lineRule="auto"/>
        <w:ind w:left="1800"/>
        <w:rPr>
          <w:rFonts w:ascii="Arial" w:hAnsi="Arial" w:cs="Arial"/>
        </w:rPr>
      </w:pPr>
      <w:r w:rsidRPr="007F3D5B">
        <w:rPr>
          <w:rFonts w:ascii="Arial" w:hAnsi="Arial" w:cs="Arial"/>
        </w:rPr>
        <w:t>(</w:t>
      </w:r>
      <w:r w:rsidR="00F51623" w:rsidRPr="007F3D5B">
        <w:rPr>
          <w:rFonts w:ascii="Arial" w:hAnsi="Arial" w:cs="Arial"/>
        </w:rPr>
        <w:t xml:space="preserve">E.g., for 2 wells and using standard concentrated virus production without MOI, add 50 </w:t>
      </w:r>
      <w:r w:rsidR="00731380">
        <w:rPr>
          <w:rFonts w:ascii="Arial" w:hAnsi="Arial" w:cs="Arial"/>
          <w:color w:val="000000"/>
        </w:rPr>
        <w:t>μ</w:t>
      </w:r>
      <w:r w:rsidR="00F51623" w:rsidRPr="007F3D5B">
        <w:rPr>
          <w:rFonts w:ascii="Arial" w:hAnsi="Arial" w:cs="Arial"/>
        </w:rPr>
        <w:t>L virus to 2 mL CTL + polybrene + IL-2</w:t>
      </w:r>
      <w:r w:rsidRPr="007F3D5B">
        <w:rPr>
          <w:rFonts w:ascii="Arial" w:hAnsi="Arial" w:cs="Arial"/>
        </w:rPr>
        <w:t>)</w:t>
      </w:r>
    </w:p>
    <w:p w14:paraId="19B124BD" w14:textId="2A3BF4D8" w:rsidR="00761B5F" w:rsidRPr="007F3D5B" w:rsidRDefault="00F51623" w:rsidP="005413FC">
      <w:pPr>
        <w:pStyle w:val="ListParagraph"/>
        <w:numPr>
          <w:ilvl w:val="1"/>
          <w:numId w:val="20"/>
        </w:numPr>
        <w:spacing w:after="0" w:line="240" w:lineRule="auto"/>
        <w:rPr>
          <w:rFonts w:ascii="Arial" w:hAnsi="Arial" w:cs="Arial"/>
        </w:rPr>
      </w:pPr>
      <w:r w:rsidRPr="007F3D5B">
        <w:rPr>
          <w:rFonts w:ascii="Arial" w:hAnsi="Arial" w:cs="Arial"/>
        </w:rPr>
        <w:t xml:space="preserve">Add </w:t>
      </w:r>
      <w:r w:rsidR="009853FA" w:rsidRPr="007F3D5B">
        <w:rPr>
          <w:rFonts w:ascii="Arial" w:hAnsi="Arial" w:cs="Arial"/>
        </w:rPr>
        <w:t xml:space="preserve">appropriate volume of CTL + virus to each well of </w:t>
      </w:r>
      <w:r w:rsidR="00761B5F" w:rsidRPr="007F3D5B">
        <w:rPr>
          <w:rFonts w:ascii="Arial" w:hAnsi="Arial" w:cs="Arial"/>
        </w:rPr>
        <w:t xml:space="preserve">T </w:t>
      </w:r>
      <w:r w:rsidR="009853FA" w:rsidRPr="007F3D5B">
        <w:rPr>
          <w:rFonts w:ascii="Arial" w:hAnsi="Arial" w:cs="Arial"/>
        </w:rPr>
        <w:t>cells (1 mL + volume of virus)</w:t>
      </w:r>
      <w:r w:rsidR="00761B5F" w:rsidRPr="007F3D5B">
        <w:rPr>
          <w:rFonts w:ascii="Arial" w:hAnsi="Arial" w:cs="Arial"/>
        </w:rPr>
        <w:t>.</w:t>
      </w:r>
    </w:p>
    <w:p w14:paraId="40841557" w14:textId="77777777" w:rsidR="00263D36" w:rsidRPr="007F3D5B" w:rsidRDefault="00263D36" w:rsidP="00263D36">
      <w:pPr>
        <w:pStyle w:val="ListParagraph"/>
        <w:spacing w:after="0" w:line="240" w:lineRule="auto"/>
        <w:ind w:left="1800"/>
        <w:rPr>
          <w:rFonts w:ascii="Arial" w:hAnsi="Arial" w:cs="Arial"/>
        </w:rPr>
      </w:pPr>
    </w:p>
    <w:p w14:paraId="191F5744" w14:textId="0C7E7ADE" w:rsidR="00263D36" w:rsidRPr="007F3D5B" w:rsidRDefault="004E599F" w:rsidP="005413FC">
      <w:pPr>
        <w:pStyle w:val="ListParagraph"/>
        <w:numPr>
          <w:ilvl w:val="0"/>
          <w:numId w:val="20"/>
        </w:numPr>
        <w:spacing w:after="0" w:line="240" w:lineRule="auto"/>
        <w:rPr>
          <w:rFonts w:ascii="Arial" w:hAnsi="Arial" w:cs="Arial"/>
        </w:rPr>
      </w:pPr>
      <w:r w:rsidRPr="007F3D5B">
        <w:rPr>
          <w:rFonts w:ascii="Arial" w:hAnsi="Arial" w:cs="Arial"/>
        </w:rPr>
        <w:t>Re-suspend cells in wells to mix all reagents</w:t>
      </w:r>
      <w:r w:rsidR="00263D36" w:rsidRPr="007F3D5B">
        <w:rPr>
          <w:rFonts w:ascii="Arial" w:hAnsi="Arial" w:cs="Arial"/>
        </w:rPr>
        <w:t>.</w:t>
      </w:r>
    </w:p>
    <w:p w14:paraId="4598C628" w14:textId="22C5CB92" w:rsidR="004E599F" w:rsidRPr="007F3D5B" w:rsidRDefault="004E599F" w:rsidP="00263D36">
      <w:pPr>
        <w:pStyle w:val="ListParagraph"/>
        <w:spacing w:after="0" w:line="240" w:lineRule="auto"/>
        <w:ind w:left="360"/>
        <w:rPr>
          <w:rFonts w:ascii="Arial" w:hAnsi="Arial" w:cs="Arial"/>
        </w:rPr>
      </w:pPr>
      <w:r w:rsidRPr="007F3D5B">
        <w:rPr>
          <w:rFonts w:ascii="Arial" w:hAnsi="Arial" w:cs="Arial"/>
        </w:rPr>
        <w:t xml:space="preserve"> </w:t>
      </w:r>
    </w:p>
    <w:p w14:paraId="2C84FE3B" w14:textId="5FE5A29A" w:rsidR="00CD6607" w:rsidRPr="007F3D5B" w:rsidRDefault="004E599F" w:rsidP="005413FC">
      <w:pPr>
        <w:pStyle w:val="ListParagraph"/>
        <w:numPr>
          <w:ilvl w:val="0"/>
          <w:numId w:val="20"/>
        </w:numPr>
        <w:spacing w:after="0" w:line="240" w:lineRule="auto"/>
        <w:rPr>
          <w:rFonts w:ascii="Arial" w:hAnsi="Arial" w:cs="Arial"/>
        </w:rPr>
      </w:pPr>
      <w:r w:rsidRPr="007F3D5B">
        <w:rPr>
          <w:rFonts w:ascii="Arial" w:hAnsi="Arial" w:cs="Arial"/>
        </w:rPr>
        <w:t xml:space="preserve">Spinoculation: 2000rpm (RCF 845xg), 32C, 90 min. </w:t>
      </w:r>
    </w:p>
    <w:p w14:paraId="10F6D1FD" w14:textId="62637A28" w:rsidR="004E599F" w:rsidRDefault="00CD6607" w:rsidP="005413FC">
      <w:pPr>
        <w:pStyle w:val="ListParagraph"/>
        <w:numPr>
          <w:ilvl w:val="1"/>
          <w:numId w:val="20"/>
        </w:numPr>
        <w:spacing w:after="0" w:line="240" w:lineRule="auto"/>
        <w:rPr>
          <w:rFonts w:ascii="Arial" w:hAnsi="Arial" w:cs="Arial"/>
        </w:rPr>
      </w:pPr>
      <w:r w:rsidRPr="007F3D5B">
        <w:rPr>
          <w:rFonts w:ascii="Arial" w:hAnsi="Arial" w:cs="Arial"/>
        </w:rPr>
        <w:t xml:space="preserve">Spininoculation is </w:t>
      </w:r>
      <w:r w:rsidR="001163C7" w:rsidRPr="007F3D5B">
        <w:rPr>
          <w:rFonts w:ascii="Arial" w:hAnsi="Arial" w:cs="Arial"/>
        </w:rPr>
        <w:t>o</w:t>
      </w:r>
      <w:r w:rsidR="004E599F" w:rsidRPr="007F3D5B">
        <w:rPr>
          <w:rFonts w:ascii="Arial" w:hAnsi="Arial" w:cs="Arial"/>
        </w:rPr>
        <w:t xml:space="preserve">ptional if using </w:t>
      </w:r>
      <w:r w:rsidR="00761B5F" w:rsidRPr="007F3D5B">
        <w:rPr>
          <w:rFonts w:ascii="Arial" w:hAnsi="Arial" w:cs="Arial"/>
        </w:rPr>
        <w:t>concentrated virus produced by method described above</w:t>
      </w:r>
      <w:r w:rsidRPr="007F3D5B">
        <w:rPr>
          <w:rFonts w:ascii="Arial" w:hAnsi="Arial" w:cs="Arial"/>
        </w:rPr>
        <w:t>.</w:t>
      </w:r>
    </w:p>
    <w:p w14:paraId="1897CECB" w14:textId="46FBBCE9" w:rsidR="003F2417" w:rsidRPr="007F3D5B" w:rsidRDefault="003F2417" w:rsidP="005413FC">
      <w:pPr>
        <w:pStyle w:val="ListParagraph"/>
        <w:numPr>
          <w:ilvl w:val="1"/>
          <w:numId w:val="20"/>
        </w:numPr>
        <w:spacing w:after="0" w:line="240" w:lineRule="auto"/>
        <w:rPr>
          <w:rFonts w:ascii="Arial" w:hAnsi="Arial" w:cs="Arial"/>
        </w:rPr>
      </w:pPr>
      <w:r>
        <w:rPr>
          <w:rFonts w:ascii="Arial" w:hAnsi="Arial" w:cs="Arial"/>
        </w:rPr>
        <w:t>If you are spinoculating, make s</w:t>
      </w:r>
      <w:r w:rsidR="00BC1B08">
        <w:rPr>
          <w:rFonts w:ascii="Arial" w:hAnsi="Arial" w:cs="Arial"/>
        </w:rPr>
        <w:t xml:space="preserve">ure to ask other lab members about using </w:t>
      </w:r>
      <w:r w:rsidR="00440FFD">
        <w:rPr>
          <w:rFonts w:ascii="Arial" w:hAnsi="Arial" w:cs="Arial"/>
        </w:rPr>
        <w:t xml:space="preserve">the centrifuge </w:t>
      </w:r>
      <w:r w:rsidR="00BC1B08">
        <w:rPr>
          <w:rFonts w:ascii="Arial" w:hAnsi="Arial" w:cs="Arial"/>
        </w:rPr>
        <w:t xml:space="preserve">for so long, and be sure to </w:t>
      </w:r>
      <w:r w:rsidR="00BB6E6C">
        <w:rPr>
          <w:rFonts w:ascii="Arial" w:hAnsi="Arial" w:cs="Arial"/>
        </w:rPr>
        <w:t>allow</w:t>
      </w:r>
      <w:r w:rsidR="00440FFD">
        <w:rPr>
          <w:rFonts w:ascii="Arial" w:hAnsi="Arial" w:cs="Arial"/>
        </w:rPr>
        <w:t xml:space="preserve"> enough time for</w:t>
      </w:r>
      <w:r w:rsidR="00BB6E6C">
        <w:rPr>
          <w:rFonts w:ascii="Arial" w:hAnsi="Arial" w:cs="Arial"/>
        </w:rPr>
        <w:t xml:space="preserve"> it to come to </w:t>
      </w:r>
      <w:r w:rsidR="00440FFD">
        <w:rPr>
          <w:rFonts w:ascii="Arial" w:hAnsi="Arial" w:cs="Arial"/>
        </w:rPr>
        <w:t>temp.</w:t>
      </w:r>
    </w:p>
    <w:p w14:paraId="1D52420D" w14:textId="77777777" w:rsidR="00263D36" w:rsidRPr="007F3D5B" w:rsidRDefault="00263D36" w:rsidP="00263D36">
      <w:pPr>
        <w:pStyle w:val="ListParagraph"/>
        <w:spacing w:after="0" w:line="240" w:lineRule="auto"/>
        <w:ind w:left="1080"/>
        <w:rPr>
          <w:rFonts w:ascii="Arial" w:hAnsi="Arial" w:cs="Arial"/>
        </w:rPr>
      </w:pPr>
    </w:p>
    <w:p w14:paraId="67E28823" w14:textId="59CA24B5" w:rsidR="004E599F" w:rsidRPr="007F3D5B" w:rsidRDefault="004E599F" w:rsidP="005413FC">
      <w:pPr>
        <w:pStyle w:val="ListParagraph"/>
        <w:numPr>
          <w:ilvl w:val="0"/>
          <w:numId w:val="20"/>
        </w:numPr>
        <w:spacing w:after="0" w:line="240" w:lineRule="auto"/>
        <w:rPr>
          <w:rFonts w:ascii="Arial" w:hAnsi="Arial" w:cs="Arial"/>
        </w:rPr>
      </w:pPr>
      <w:r w:rsidRPr="007F3D5B">
        <w:rPr>
          <w:rFonts w:ascii="Arial" w:hAnsi="Arial" w:cs="Arial"/>
        </w:rPr>
        <w:t>Incubate the plate at 37C overnight. Incubation started at</w:t>
      </w:r>
      <w:r w:rsidR="00263D36" w:rsidRPr="007F3D5B">
        <w:rPr>
          <w:rFonts w:ascii="Arial" w:hAnsi="Arial" w:cs="Arial"/>
        </w:rPr>
        <w:t xml:space="preserve">: </w:t>
      </w:r>
      <w:r w:rsidR="003540BB" w:rsidRPr="007F3D5B">
        <w:rPr>
          <w:rFonts w:ascii="Arial" w:hAnsi="Arial" w:cs="Arial"/>
        </w:rPr>
        <w:t>__</w:t>
      </w:r>
      <w:r w:rsidR="00263D36" w:rsidRPr="007F3D5B">
        <w:rPr>
          <w:rFonts w:ascii="Arial" w:hAnsi="Arial" w:cs="Arial"/>
        </w:rPr>
        <w:t>_______</w:t>
      </w:r>
    </w:p>
    <w:p w14:paraId="788D8D83" w14:textId="77777777" w:rsidR="004E599F" w:rsidRPr="007F3D5B" w:rsidRDefault="004E599F" w:rsidP="004E599F">
      <w:pPr>
        <w:rPr>
          <w:rFonts w:ascii="Arial" w:hAnsi="Arial" w:cs="Arial"/>
          <w:b/>
          <w:sz w:val="22"/>
          <w:szCs w:val="22"/>
          <w:u w:val="single"/>
        </w:rPr>
      </w:pPr>
    </w:p>
    <w:p w14:paraId="460EA9E4" w14:textId="77777777" w:rsidR="00AE0B2C" w:rsidRDefault="00AE0B2C" w:rsidP="004E599F">
      <w:pPr>
        <w:rPr>
          <w:rFonts w:ascii="Arial" w:hAnsi="Arial" w:cs="Arial"/>
          <w:b/>
          <w:sz w:val="22"/>
          <w:szCs w:val="22"/>
        </w:rPr>
      </w:pPr>
    </w:p>
    <w:p w14:paraId="60AD5BB5" w14:textId="77777777" w:rsidR="00AE0B2C" w:rsidRDefault="00AE0B2C" w:rsidP="004E599F">
      <w:pPr>
        <w:rPr>
          <w:rFonts w:ascii="Arial" w:hAnsi="Arial" w:cs="Arial"/>
          <w:b/>
          <w:sz w:val="22"/>
          <w:szCs w:val="22"/>
        </w:rPr>
      </w:pPr>
    </w:p>
    <w:p w14:paraId="697AE2E2" w14:textId="3B9866D2" w:rsidR="004E599F" w:rsidRPr="007F3D5B" w:rsidRDefault="004E599F" w:rsidP="004E599F">
      <w:pPr>
        <w:rPr>
          <w:rFonts w:ascii="Arial" w:hAnsi="Arial" w:cs="Arial"/>
          <w:b/>
          <w:sz w:val="22"/>
          <w:szCs w:val="22"/>
        </w:rPr>
      </w:pPr>
      <w:r w:rsidRPr="007F3D5B">
        <w:rPr>
          <w:rFonts w:ascii="Arial" w:hAnsi="Arial" w:cs="Arial"/>
          <w:b/>
          <w:sz w:val="22"/>
          <w:szCs w:val="22"/>
        </w:rPr>
        <w:t>Day 2</w:t>
      </w:r>
      <w:r w:rsidR="009A3C9B" w:rsidRPr="007F3D5B">
        <w:rPr>
          <w:rFonts w:ascii="Arial" w:hAnsi="Arial" w:cs="Arial"/>
          <w:b/>
          <w:sz w:val="22"/>
          <w:szCs w:val="22"/>
        </w:rPr>
        <w:t>:</w:t>
      </w:r>
      <w:r w:rsidRPr="007F3D5B">
        <w:rPr>
          <w:rFonts w:ascii="Arial" w:hAnsi="Arial" w:cs="Arial"/>
          <w:b/>
          <w:sz w:val="22"/>
          <w:szCs w:val="22"/>
        </w:rPr>
        <w:t xml:space="preserve"> Add Fresh Media </w:t>
      </w:r>
    </w:p>
    <w:p w14:paraId="61C095D9" w14:textId="77777777" w:rsidR="00263D36" w:rsidRPr="007F3D5B" w:rsidRDefault="00263D36" w:rsidP="001C04B9">
      <w:pPr>
        <w:rPr>
          <w:rFonts w:ascii="Arial" w:hAnsi="Arial" w:cs="Arial"/>
          <w:b/>
          <w:sz w:val="22"/>
          <w:szCs w:val="22"/>
          <w:u w:val="single"/>
        </w:rPr>
      </w:pPr>
    </w:p>
    <w:p w14:paraId="6145E2DD" w14:textId="77777777" w:rsidR="004E599F" w:rsidRPr="007F3D5B" w:rsidRDefault="004E599F" w:rsidP="005413FC">
      <w:pPr>
        <w:pStyle w:val="ListParagraph"/>
        <w:numPr>
          <w:ilvl w:val="3"/>
          <w:numId w:val="20"/>
        </w:numPr>
        <w:rPr>
          <w:rFonts w:ascii="Arial" w:hAnsi="Arial" w:cs="Arial"/>
        </w:rPr>
      </w:pPr>
      <w:r w:rsidRPr="007F3D5B">
        <w:rPr>
          <w:rFonts w:ascii="Arial" w:hAnsi="Arial" w:cs="Arial"/>
        </w:rPr>
        <w:t>Add media and cytokines to each well at exactly 24 hours:</w:t>
      </w:r>
    </w:p>
    <w:p w14:paraId="62FAA4E4" w14:textId="711335EE" w:rsidR="00E81AE2" w:rsidRPr="007F3D5B" w:rsidRDefault="00E81AE2" w:rsidP="005413FC">
      <w:pPr>
        <w:pStyle w:val="ListParagraph"/>
        <w:numPr>
          <w:ilvl w:val="4"/>
          <w:numId w:val="20"/>
        </w:numPr>
        <w:rPr>
          <w:rFonts w:ascii="Arial" w:hAnsi="Arial" w:cs="Arial"/>
        </w:rPr>
      </w:pPr>
      <w:r w:rsidRPr="007F3D5B">
        <w:rPr>
          <w:rFonts w:ascii="Arial" w:hAnsi="Arial" w:cs="Arial"/>
        </w:rPr>
        <w:t>Make mastermix of CTL media + 50 U/ml IL-2</w:t>
      </w:r>
      <w:r w:rsidR="004F5EE4" w:rsidRPr="007F3D5B">
        <w:rPr>
          <w:rFonts w:ascii="Arial" w:hAnsi="Arial" w:cs="Arial"/>
        </w:rPr>
        <w:t xml:space="preserve"> (1:1000 dilution from our 50U/</w:t>
      </w:r>
      <w:r w:rsidR="00731380">
        <w:rPr>
          <w:rFonts w:ascii="Arial" w:hAnsi="Arial" w:cs="Arial"/>
          <w:color w:val="000000"/>
        </w:rPr>
        <w:t>μ</w:t>
      </w:r>
      <w:r w:rsidR="004F5EE4" w:rsidRPr="007F3D5B">
        <w:rPr>
          <w:rFonts w:ascii="Arial" w:hAnsi="Arial" w:cs="Arial"/>
        </w:rPr>
        <w:t>l stock solution)</w:t>
      </w:r>
    </w:p>
    <w:p w14:paraId="06883453" w14:textId="3701EC12" w:rsidR="005E1646" w:rsidRPr="007F3D5B" w:rsidRDefault="004E599F" w:rsidP="005413FC">
      <w:pPr>
        <w:pStyle w:val="ListParagraph"/>
        <w:numPr>
          <w:ilvl w:val="4"/>
          <w:numId w:val="20"/>
        </w:numPr>
        <w:rPr>
          <w:rFonts w:ascii="Arial" w:hAnsi="Arial" w:cs="Arial"/>
        </w:rPr>
      </w:pPr>
      <w:r w:rsidRPr="007F3D5B">
        <w:rPr>
          <w:rFonts w:ascii="Arial" w:hAnsi="Arial" w:cs="Arial"/>
        </w:rPr>
        <w:t xml:space="preserve">Add 1 mL CTL media + IL-2 </w:t>
      </w:r>
      <w:r w:rsidR="00E81FCB" w:rsidRPr="007F3D5B">
        <w:rPr>
          <w:rFonts w:ascii="Arial" w:hAnsi="Arial" w:cs="Arial"/>
        </w:rPr>
        <w:t>to each well</w:t>
      </w:r>
    </w:p>
    <w:p w14:paraId="3A89D49B" w14:textId="742245FF" w:rsidR="005E1646" w:rsidRPr="007F3D5B" w:rsidRDefault="005E1646" w:rsidP="004F5EE4">
      <w:pPr>
        <w:pStyle w:val="ListParagraph"/>
        <w:ind w:left="1080"/>
        <w:rPr>
          <w:rFonts w:ascii="Arial" w:hAnsi="Arial" w:cs="Arial"/>
          <w:iCs/>
        </w:rPr>
      </w:pPr>
    </w:p>
    <w:p w14:paraId="0F84A835" w14:textId="3E1BA871" w:rsidR="004E599F" w:rsidRPr="007F3D5B" w:rsidRDefault="004E599F" w:rsidP="005413FC">
      <w:pPr>
        <w:pStyle w:val="ListParagraph"/>
        <w:numPr>
          <w:ilvl w:val="3"/>
          <w:numId w:val="20"/>
        </w:numPr>
        <w:rPr>
          <w:rFonts w:ascii="Arial" w:hAnsi="Arial" w:cs="Arial"/>
        </w:rPr>
      </w:pPr>
      <w:r w:rsidRPr="007F3D5B">
        <w:rPr>
          <w:rFonts w:ascii="Arial" w:hAnsi="Arial" w:cs="Arial"/>
        </w:rPr>
        <w:t xml:space="preserve">Return to incubator. </w:t>
      </w:r>
    </w:p>
    <w:p w14:paraId="5D746280" w14:textId="069FE42B" w:rsidR="005E1646" w:rsidRPr="007F3D5B" w:rsidRDefault="004E599F" w:rsidP="001C04B9">
      <w:pPr>
        <w:rPr>
          <w:rFonts w:ascii="Arial" w:hAnsi="Arial" w:cs="Arial"/>
          <w:b/>
          <w:sz w:val="22"/>
          <w:szCs w:val="22"/>
        </w:rPr>
      </w:pPr>
      <w:r w:rsidRPr="007F3D5B">
        <w:rPr>
          <w:rFonts w:ascii="Arial" w:hAnsi="Arial" w:cs="Arial"/>
          <w:b/>
          <w:sz w:val="22"/>
          <w:szCs w:val="22"/>
        </w:rPr>
        <w:t xml:space="preserve">Day </w:t>
      </w:r>
      <w:r w:rsidR="005E1646" w:rsidRPr="007F3D5B">
        <w:rPr>
          <w:rFonts w:ascii="Arial" w:hAnsi="Arial" w:cs="Arial"/>
          <w:b/>
          <w:sz w:val="22"/>
          <w:szCs w:val="22"/>
        </w:rPr>
        <w:t>3 &amp; 4:</w:t>
      </w:r>
      <w:r w:rsidRPr="007F3D5B">
        <w:rPr>
          <w:rFonts w:ascii="Arial" w:hAnsi="Arial" w:cs="Arial"/>
          <w:b/>
          <w:sz w:val="22"/>
          <w:szCs w:val="22"/>
        </w:rPr>
        <w:t xml:space="preserve"> Partial change media </w:t>
      </w:r>
    </w:p>
    <w:p w14:paraId="3F010995" w14:textId="77777777" w:rsidR="005E1646" w:rsidRPr="007F3D5B" w:rsidRDefault="005E1646" w:rsidP="001C04B9">
      <w:pPr>
        <w:rPr>
          <w:rFonts w:ascii="Arial" w:hAnsi="Arial" w:cs="Arial"/>
          <w:b/>
          <w:sz w:val="22"/>
          <w:szCs w:val="22"/>
        </w:rPr>
      </w:pPr>
    </w:p>
    <w:p w14:paraId="4B4F3E2B" w14:textId="7C2F4423" w:rsidR="00170CF1" w:rsidRPr="007F3D5B" w:rsidRDefault="004E599F" w:rsidP="005413FC">
      <w:pPr>
        <w:pStyle w:val="ListParagraph"/>
        <w:numPr>
          <w:ilvl w:val="3"/>
          <w:numId w:val="21"/>
        </w:numPr>
        <w:rPr>
          <w:rFonts w:ascii="Arial" w:hAnsi="Arial" w:cs="Arial"/>
        </w:rPr>
      </w:pPr>
      <w:r w:rsidRPr="25129BB6">
        <w:rPr>
          <w:rFonts w:ascii="Arial" w:hAnsi="Arial" w:cs="Arial"/>
        </w:rPr>
        <w:t>Remove 1.5 ml of used media from each well</w:t>
      </w:r>
      <w:r w:rsidR="00170CF1" w:rsidRPr="25129BB6">
        <w:rPr>
          <w:rFonts w:ascii="Arial" w:hAnsi="Arial" w:cs="Arial"/>
        </w:rPr>
        <w:t>.</w:t>
      </w:r>
    </w:p>
    <w:p w14:paraId="3C55E103" w14:textId="77777777" w:rsidR="00170CF1" w:rsidRPr="007F3D5B" w:rsidRDefault="00170CF1" w:rsidP="00170CF1">
      <w:pPr>
        <w:pStyle w:val="ListParagraph"/>
        <w:ind w:left="360"/>
        <w:rPr>
          <w:rFonts w:ascii="Arial" w:hAnsi="Arial" w:cs="Arial"/>
        </w:rPr>
      </w:pPr>
    </w:p>
    <w:p w14:paraId="0D4BF8D1" w14:textId="06237FCA" w:rsidR="00170CF1" w:rsidRPr="007F3D5B" w:rsidRDefault="00170CF1" w:rsidP="005413FC">
      <w:pPr>
        <w:pStyle w:val="ListParagraph"/>
        <w:numPr>
          <w:ilvl w:val="3"/>
          <w:numId w:val="21"/>
        </w:numPr>
        <w:rPr>
          <w:rFonts w:ascii="Arial" w:hAnsi="Arial" w:cs="Arial"/>
        </w:rPr>
      </w:pPr>
      <w:r w:rsidRPr="25129BB6">
        <w:rPr>
          <w:rFonts w:ascii="Arial" w:hAnsi="Arial" w:cs="Arial"/>
        </w:rPr>
        <w:t>R</w:t>
      </w:r>
      <w:r w:rsidR="004E599F" w:rsidRPr="25129BB6">
        <w:rPr>
          <w:rFonts w:ascii="Arial" w:hAnsi="Arial" w:cs="Arial"/>
        </w:rPr>
        <w:t>eplace with fresh media and cytokines:</w:t>
      </w:r>
    </w:p>
    <w:p w14:paraId="03B80F6E" w14:textId="34ECBA06" w:rsidR="00170CF1" w:rsidRPr="007F3D5B" w:rsidRDefault="00170CF1" w:rsidP="005413FC">
      <w:pPr>
        <w:pStyle w:val="ListParagraph"/>
        <w:numPr>
          <w:ilvl w:val="4"/>
          <w:numId w:val="21"/>
        </w:numPr>
        <w:rPr>
          <w:rFonts w:ascii="Arial" w:hAnsi="Arial" w:cs="Arial"/>
        </w:rPr>
      </w:pPr>
      <w:r w:rsidRPr="25129BB6">
        <w:rPr>
          <w:rFonts w:ascii="Arial" w:hAnsi="Arial" w:cs="Arial"/>
        </w:rPr>
        <w:t>Make mastermix of CTL media + 50 U/ml IL-2 (1:1000 dilution from our 50U/</w:t>
      </w:r>
      <w:r w:rsidR="00731380" w:rsidRPr="25129BB6">
        <w:rPr>
          <w:rFonts w:ascii="Arial" w:hAnsi="Arial" w:cs="Arial"/>
          <w:color w:val="000000" w:themeColor="text1"/>
        </w:rPr>
        <w:t>μ</w:t>
      </w:r>
      <w:r w:rsidRPr="25129BB6">
        <w:rPr>
          <w:rFonts w:ascii="Arial" w:hAnsi="Arial" w:cs="Arial"/>
        </w:rPr>
        <w:t>l stock solution)</w:t>
      </w:r>
    </w:p>
    <w:p w14:paraId="51F8AE5D" w14:textId="4C460013" w:rsidR="00D02E15" w:rsidRPr="007F3D5B" w:rsidRDefault="00170CF1" w:rsidP="005413FC">
      <w:pPr>
        <w:pStyle w:val="ListParagraph"/>
        <w:numPr>
          <w:ilvl w:val="4"/>
          <w:numId w:val="21"/>
        </w:numPr>
        <w:rPr>
          <w:rFonts w:ascii="Arial" w:hAnsi="Arial" w:cs="Arial"/>
        </w:rPr>
      </w:pPr>
      <w:r w:rsidRPr="25129BB6">
        <w:rPr>
          <w:rFonts w:ascii="Arial" w:hAnsi="Arial" w:cs="Arial"/>
        </w:rPr>
        <w:t>Add 2 mL CTL media + IL-2 to each well</w:t>
      </w:r>
    </w:p>
    <w:p w14:paraId="347DAE06" w14:textId="77777777" w:rsidR="00D02E15" w:rsidRPr="007F3D5B" w:rsidRDefault="00D02E15" w:rsidP="00D02E15">
      <w:pPr>
        <w:pStyle w:val="ListParagraph"/>
        <w:ind w:left="1080"/>
        <w:rPr>
          <w:rFonts w:ascii="Arial" w:hAnsi="Arial" w:cs="Arial"/>
        </w:rPr>
      </w:pPr>
    </w:p>
    <w:p w14:paraId="5F0C5BFF" w14:textId="2DC74D99" w:rsidR="004E599F" w:rsidRPr="007F3D5B" w:rsidRDefault="004E599F" w:rsidP="005413FC">
      <w:pPr>
        <w:pStyle w:val="ListParagraph"/>
        <w:numPr>
          <w:ilvl w:val="3"/>
          <w:numId w:val="21"/>
        </w:numPr>
        <w:rPr>
          <w:rFonts w:ascii="Arial" w:hAnsi="Arial" w:cs="Arial"/>
        </w:rPr>
      </w:pPr>
      <w:r w:rsidRPr="25129BB6">
        <w:rPr>
          <w:rFonts w:ascii="Arial" w:hAnsi="Arial" w:cs="Arial"/>
        </w:rPr>
        <w:t xml:space="preserve">Return to incubator. </w:t>
      </w:r>
    </w:p>
    <w:p w14:paraId="39471662" w14:textId="13B053FF" w:rsidR="004E599F" w:rsidRPr="007F3D5B" w:rsidRDefault="004E599F" w:rsidP="004E599F">
      <w:pPr>
        <w:rPr>
          <w:rFonts w:ascii="Arial" w:hAnsi="Arial" w:cs="Arial"/>
          <w:b/>
          <w:sz w:val="22"/>
          <w:szCs w:val="22"/>
        </w:rPr>
      </w:pPr>
    </w:p>
    <w:p w14:paraId="6E931B4D" w14:textId="32CAD2A9" w:rsidR="004E599F" w:rsidRPr="007F3D5B" w:rsidRDefault="004E599F" w:rsidP="001C04B9">
      <w:pPr>
        <w:pStyle w:val="Heading2"/>
        <w:spacing w:before="0"/>
        <w:rPr>
          <w:rFonts w:ascii="Arial" w:hAnsi="Arial" w:cs="Arial"/>
        </w:rPr>
      </w:pPr>
      <w:bookmarkStart w:id="25" w:name="_Toc79134759"/>
      <w:r w:rsidRPr="007F3D5B">
        <w:rPr>
          <w:rFonts w:ascii="Arial" w:hAnsi="Arial" w:cs="Arial"/>
        </w:rPr>
        <w:t>Evaluation of transduction efficiency and flow sorting</w:t>
      </w:r>
      <w:bookmarkEnd w:id="25"/>
    </w:p>
    <w:p w14:paraId="043C6E9C" w14:textId="77777777" w:rsidR="004D0F6F" w:rsidRPr="004E7708" w:rsidRDefault="004D0F6F" w:rsidP="004D0F6F">
      <w:pPr>
        <w:rPr>
          <w:rFonts w:ascii="Arial" w:hAnsi="Arial" w:cs="Arial"/>
        </w:rPr>
      </w:pPr>
    </w:p>
    <w:p w14:paraId="77327814" w14:textId="0DCB21EE" w:rsidR="004E599F" w:rsidRPr="007F3D5B" w:rsidRDefault="004E599F" w:rsidP="004E599F">
      <w:pPr>
        <w:rPr>
          <w:rFonts w:ascii="Arial" w:hAnsi="Arial" w:cs="Arial"/>
          <w:b/>
          <w:sz w:val="22"/>
          <w:szCs w:val="22"/>
        </w:rPr>
      </w:pPr>
      <w:r w:rsidRPr="007F3D5B">
        <w:rPr>
          <w:rFonts w:ascii="Arial" w:hAnsi="Arial" w:cs="Arial"/>
          <w:b/>
          <w:sz w:val="22"/>
          <w:szCs w:val="22"/>
        </w:rPr>
        <w:t>Day 5</w:t>
      </w:r>
      <w:r w:rsidR="00D84E03" w:rsidRPr="007F3D5B">
        <w:rPr>
          <w:rFonts w:ascii="Arial" w:hAnsi="Arial" w:cs="Arial"/>
          <w:b/>
          <w:sz w:val="22"/>
          <w:szCs w:val="22"/>
        </w:rPr>
        <w:t>:</w:t>
      </w:r>
      <w:r w:rsidRPr="007F3D5B">
        <w:rPr>
          <w:rFonts w:ascii="Arial" w:hAnsi="Arial" w:cs="Arial"/>
          <w:b/>
          <w:sz w:val="22"/>
          <w:szCs w:val="22"/>
        </w:rPr>
        <w:t xml:space="preserve"> Flow evaluation for TCR expression</w:t>
      </w:r>
    </w:p>
    <w:p w14:paraId="7BA9A4DD" w14:textId="77777777" w:rsidR="00415369" w:rsidRPr="007F3D5B" w:rsidRDefault="00415369" w:rsidP="001C04B9">
      <w:pPr>
        <w:rPr>
          <w:rFonts w:ascii="Arial" w:hAnsi="Arial" w:cs="Arial"/>
          <w:sz w:val="22"/>
          <w:szCs w:val="22"/>
        </w:rPr>
      </w:pPr>
    </w:p>
    <w:p w14:paraId="6635863C" w14:textId="135E3B02" w:rsidR="004E599F" w:rsidRPr="007F3D5B" w:rsidRDefault="004E599F" w:rsidP="005413FC">
      <w:pPr>
        <w:pStyle w:val="ListParagraph"/>
        <w:numPr>
          <w:ilvl w:val="3"/>
          <w:numId w:val="9"/>
        </w:numPr>
        <w:rPr>
          <w:rFonts w:ascii="Arial" w:hAnsi="Arial" w:cs="Arial"/>
        </w:rPr>
      </w:pPr>
      <w:r w:rsidRPr="007F3D5B">
        <w:rPr>
          <w:rFonts w:ascii="Arial" w:hAnsi="Arial" w:cs="Arial"/>
        </w:rPr>
        <w:t>Stain with peptide-MHC tetramer(s)</w:t>
      </w:r>
      <w:r w:rsidR="006370F6" w:rsidRPr="007F3D5B">
        <w:rPr>
          <w:rFonts w:ascii="Arial" w:hAnsi="Arial" w:cs="Arial"/>
        </w:rPr>
        <w:t xml:space="preserve"> and/or CD34</w:t>
      </w:r>
      <w:r w:rsidR="00462304" w:rsidRPr="007F3D5B">
        <w:rPr>
          <w:rFonts w:ascii="Arial" w:hAnsi="Arial" w:cs="Arial"/>
        </w:rPr>
        <w:t xml:space="preserve"> (QBend mAb)</w:t>
      </w:r>
      <w:r w:rsidR="006370F6" w:rsidRPr="007F3D5B">
        <w:rPr>
          <w:rFonts w:ascii="Arial" w:hAnsi="Arial" w:cs="Arial"/>
        </w:rPr>
        <w:t xml:space="preserve"> (if RQR8</w:t>
      </w:r>
      <w:r w:rsidR="00CD6607" w:rsidRPr="007F3D5B">
        <w:rPr>
          <w:rFonts w:ascii="Arial" w:hAnsi="Arial" w:cs="Arial"/>
        </w:rPr>
        <w:t xml:space="preserve"> tag included</w:t>
      </w:r>
      <w:r w:rsidR="006370F6" w:rsidRPr="007F3D5B">
        <w:rPr>
          <w:rFonts w:ascii="Arial" w:hAnsi="Arial" w:cs="Arial"/>
        </w:rPr>
        <w:t>)</w:t>
      </w:r>
      <w:r w:rsidRPr="007F3D5B">
        <w:rPr>
          <w:rFonts w:ascii="Arial" w:hAnsi="Arial" w:cs="Arial"/>
        </w:rPr>
        <w:t>, CD8, +/-CD4, viability dye</w:t>
      </w:r>
      <w:r w:rsidR="00CD6607" w:rsidRPr="007F3D5B">
        <w:rPr>
          <w:rFonts w:ascii="Arial" w:hAnsi="Arial" w:cs="Arial"/>
        </w:rPr>
        <w:t>.</w:t>
      </w:r>
    </w:p>
    <w:p w14:paraId="356A2D6F" w14:textId="77777777" w:rsidR="0025314A" w:rsidRPr="007F3D5B" w:rsidRDefault="0025314A" w:rsidP="0025314A">
      <w:pPr>
        <w:pStyle w:val="ListParagraph"/>
        <w:ind w:left="360"/>
        <w:rPr>
          <w:rFonts w:ascii="Arial" w:hAnsi="Arial" w:cs="Arial"/>
        </w:rPr>
      </w:pPr>
    </w:p>
    <w:p w14:paraId="6E03CF1C" w14:textId="61843126" w:rsidR="004E599F" w:rsidRPr="007F3D5B" w:rsidRDefault="004E599F" w:rsidP="005413FC">
      <w:pPr>
        <w:pStyle w:val="ListParagraph"/>
        <w:numPr>
          <w:ilvl w:val="3"/>
          <w:numId w:val="9"/>
        </w:numPr>
        <w:rPr>
          <w:rFonts w:ascii="Arial" w:hAnsi="Arial" w:cs="Arial"/>
        </w:rPr>
      </w:pPr>
      <w:r w:rsidRPr="007F3D5B">
        <w:rPr>
          <w:rFonts w:ascii="Arial" w:hAnsi="Arial" w:cs="Arial"/>
        </w:rPr>
        <w:t xml:space="preserve">Note % </w:t>
      </w:r>
      <w:r w:rsidR="006370F6" w:rsidRPr="007F3D5B">
        <w:rPr>
          <w:rFonts w:ascii="Arial" w:hAnsi="Arial" w:cs="Arial"/>
        </w:rPr>
        <w:t>transduced (</w:t>
      </w:r>
      <w:r w:rsidRPr="007F3D5B">
        <w:rPr>
          <w:rFonts w:ascii="Arial" w:hAnsi="Arial" w:cs="Arial"/>
        </w:rPr>
        <w:t>tetramer</w:t>
      </w:r>
      <w:r w:rsidR="006370F6" w:rsidRPr="007F3D5B">
        <w:rPr>
          <w:rFonts w:ascii="Arial" w:hAnsi="Arial" w:cs="Arial"/>
        </w:rPr>
        <w:t xml:space="preserve"> and/or RQR8</w:t>
      </w:r>
      <w:r w:rsidRPr="007F3D5B">
        <w:rPr>
          <w:rFonts w:ascii="Arial" w:hAnsi="Arial" w:cs="Arial"/>
        </w:rPr>
        <w:t xml:space="preserve"> positive</w:t>
      </w:r>
      <w:r w:rsidR="006370F6" w:rsidRPr="007F3D5B">
        <w:rPr>
          <w:rFonts w:ascii="Arial" w:hAnsi="Arial" w:cs="Arial"/>
        </w:rPr>
        <w:t>)</w:t>
      </w:r>
      <w:r w:rsidRPr="007F3D5B">
        <w:rPr>
          <w:rFonts w:ascii="Arial" w:hAnsi="Arial" w:cs="Arial"/>
        </w:rPr>
        <w:t xml:space="preserve"> to plan sorting: ___</w:t>
      </w:r>
    </w:p>
    <w:p w14:paraId="232D4C33" w14:textId="5F825FF3" w:rsidR="004E599F" w:rsidRPr="007F3D5B" w:rsidRDefault="004E599F" w:rsidP="004E599F">
      <w:pPr>
        <w:rPr>
          <w:rFonts w:ascii="Arial" w:hAnsi="Arial" w:cs="Arial"/>
          <w:b/>
          <w:sz w:val="22"/>
          <w:szCs w:val="22"/>
        </w:rPr>
      </w:pPr>
      <w:r w:rsidRPr="007F3D5B">
        <w:rPr>
          <w:rFonts w:ascii="Arial" w:hAnsi="Arial" w:cs="Arial"/>
          <w:b/>
          <w:sz w:val="22"/>
          <w:szCs w:val="22"/>
        </w:rPr>
        <w:t>Day 6 or 7</w:t>
      </w:r>
      <w:r w:rsidR="00D84E03" w:rsidRPr="007F3D5B">
        <w:rPr>
          <w:rFonts w:ascii="Arial" w:hAnsi="Arial" w:cs="Arial"/>
          <w:b/>
          <w:sz w:val="22"/>
          <w:szCs w:val="22"/>
        </w:rPr>
        <w:t>:</w:t>
      </w:r>
      <w:r w:rsidRPr="007F3D5B">
        <w:rPr>
          <w:rFonts w:ascii="Arial" w:hAnsi="Arial" w:cs="Arial"/>
          <w:b/>
          <w:sz w:val="22"/>
          <w:szCs w:val="22"/>
        </w:rPr>
        <w:t xml:space="preserve"> Sorting</w:t>
      </w:r>
    </w:p>
    <w:p w14:paraId="6B1C50DC" w14:textId="77777777" w:rsidR="0025314A" w:rsidRPr="007F3D5B" w:rsidRDefault="0025314A" w:rsidP="001C04B9">
      <w:pPr>
        <w:rPr>
          <w:rFonts w:ascii="Arial" w:hAnsi="Arial" w:cs="Arial"/>
          <w:sz w:val="22"/>
          <w:szCs w:val="22"/>
        </w:rPr>
      </w:pPr>
    </w:p>
    <w:p w14:paraId="761AC0F7" w14:textId="204FFCD5" w:rsidR="0025314A" w:rsidRPr="007F3D5B" w:rsidRDefault="004E599F" w:rsidP="005413FC">
      <w:pPr>
        <w:pStyle w:val="ListParagraph"/>
        <w:numPr>
          <w:ilvl w:val="3"/>
          <w:numId w:val="2"/>
        </w:numPr>
        <w:rPr>
          <w:rFonts w:ascii="Arial" w:hAnsi="Arial" w:cs="Arial"/>
        </w:rPr>
      </w:pPr>
      <w:r w:rsidRPr="007F3D5B">
        <w:rPr>
          <w:rFonts w:ascii="Arial" w:hAnsi="Arial" w:cs="Arial"/>
        </w:rPr>
        <w:t>Harvest</w:t>
      </w:r>
      <w:r w:rsidR="0025314A" w:rsidRPr="007F3D5B">
        <w:rPr>
          <w:rFonts w:ascii="Arial" w:hAnsi="Arial" w:cs="Arial"/>
        </w:rPr>
        <w:t xml:space="preserve">, </w:t>
      </w:r>
      <w:r w:rsidRPr="007F3D5B">
        <w:rPr>
          <w:rFonts w:ascii="Arial" w:hAnsi="Arial" w:cs="Arial"/>
        </w:rPr>
        <w:t>pool</w:t>
      </w:r>
      <w:r w:rsidR="0025314A" w:rsidRPr="007F3D5B">
        <w:rPr>
          <w:rFonts w:ascii="Arial" w:hAnsi="Arial" w:cs="Arial"/>
        </w:rPr>
        <w:t>, and count</w:t>
      </w:r>
      <w:r w:rsidRPr="007F3D5B">
        <w:rPr>
          <w:rFonts w:ascii="Arial" w:hAnsi="Arial" w:cs="Arial"/>
        </w:rPr>
        <w:t xml:space="preserve"> T cells from same donor transduced with same TCR. </w:t>
      </w:r>
    </w:p>
    <w:p w14:paraId="3E88E9DB" w14:textId="3D555195" w:rsidR="004E599F" w:rsidRPr="007F3D5B" w:rsidRDefault="004E599F" w:rsidP="005413FC">
      <w:pPr>
        <w:pStyle w:val="ListParagraph"/>
        <w:numPr>
          <w:ilvl w:val="4"/>
          <w:numId w:val="2"/>
        </w:numPr>
        <w:rPr>
          <w:rFonts w:ascii="Arial" w:hAnsi="Arial" w:cs="Arial"/>
        </w:rPr>
      </w:pPr>
      <w:r w:rsidRPr="007F3D5B">
        <w:rPr>
          <w:rFonts w:ascii="Arial" w:hAnsi="Arial" w:cs="Arial"/>
        </w:rPr>
        <w:t>Count: _</w:t>
      </w:r>
      <w:r w:rsidR="0025314A" w:rsidRPr="007F3D5B">
        <w:rPr>
          <w:rFonts w:ascii="Arial" w:hAnsi="Arial" w:cs="Arial"/>
        </w:rPr>
        <w:t>______</w:t>
      </w:r>
    </w:p>
    <w:p w14:paraId="552C7DF1" w14:textId="77777777" w:rsidR="0025314A" w:rsidRPr="007F3D5B" w:rsidRDefault="0025314A" w:rsidP="0025314A">
      <w:pPr>
        <w:pStyle w:val="ListParagraph"/>
        <w:rPr>
          <w:rFonts w:ascii="Arial" w:hAnsi="Arial" w:cs="Arial"/>
        </w:rPr>
      </w:pPr>
    </w:p>
    <w:p w14:paraId="485F564B" w14:textId="35EF53DB" w:rsidR="004E599F" w:rsidRPr="007F3D5B" w:rsidRDefault="004E599F" w:rsidP="005413FC">
      <w:pPr>
        <w:pStyle w:val="ListParagraph"/>
        <w:numPr>
          <w:ilvl w:val="3"/>
          <w:numId w:val="2"/>
        </w:numPr>
        <w:rPr>
          <w:rFonts w:ascii="Arial" w:hAnsi="Arial" w:cs="Arial"/>
        </w:rPr>
      </w:pPr>
      <w:r w:rsidRPr="007F3D5B">
        <w:rPr>
          <w:rFonts w:ascii="Arial" w:hAnsi="Arial" w:cs="Arial"/>
        </w:rPr>
        <w:t>Spin down</w:t>
      </w:r>
      <w:r w:rsidR="0025314A" w:rsidRPr="007F3D5B">
        <w:rPr>
          <w:rFonts w:ascii="Arial" w:hAnsi="Arial" w:cs="Arial"/>
        </w:rPr>
        <w:t xml:space="preserve"> and r</w:t>
      </w:r>
      <w:r w:rsidRPr="007F3D5B">
        <w:rPr>
          <w:rFonts w:ascii="Arial" w:hAnsi="Arial" w:cs="Arial"/>
        </w:rPr>
        <w:t xml:space="preserve">esuspend to max 5e6 cells per 100 </w:t>
      </w:r>
      <w:r w:rsidR="00731380">
        <w:rPr>
          <w:rFonts w:ascii="Arial" w:hAnsi="Arial" w:cs="Arial"/>
          <w:color w:val="000000"/>
        </w:rPr>
        <w:t>μ</w:t>
      </w:r>
      <w:r w:rsidRPr="007F3D5B">
        <w:rPr>
          <w:rFonts w:ascii="Arial" w:hAnsi="Arial" w:cs="Arial"/>
        </w:rPr>
        <w:t xml:space="preserve">L and divide in 100 </w:t>
      </w:r>
      <w:r w:rsidR="00731380">
        <w:rPr>
          <w:rFonts w:ascii="Arial" w:hAnsi="Arial" w:cs="Arial"/>
          <w:color w:val="000000"/>
        </w:rPr>
        <w:t>μ</w:t>
      </w:r>
      <w:r w:rsidRPr="007F3D5B">
        <w:rPr>
          <w:rFonts w:ascii="Arial" w:hAnsi="Arial" w:cs="Arial"/>
        </w:rPr>
        <w:t>L aliquots in sterile v-bottom 96 well plate.</w:t>
      </w:r>
    </w:p>
    <w:p w14:paraId="08008951" w14:textId="77777777" w:rsidR="00D84E03" w:rsidRPr="007F3D5B" w:rsidRDefault="00D84E03" w:rsidP="00D84E03">
      <w:pPr>
        <w:pStyle w:val="ListParagraph"/>
        <w:ind w:left="360"/>
        <w:rPr>
          <w:rFonts w:ascii="Arial" w:hAnsi="Arial" w:cs="Arial"/>
        </w:rPr>
      </w:pPr>
    </w:p>
    <w:p w14:paraId="0C7E55B0" w14:textId="366CF9F0" w:rsidR="004E599F" w:rsidRPr="007F3D5B" w:rsidRDefault="004E599F" w:rsidP="005413FC">
      <w:pPr>
        <w:pStyle w:val="ListParagraph"/>
        <w:numPr>
          <w:ilvl w:val="3"/>
          <w:numId w:val="2"/>
        </w:numPr>
        <w:rPr>
          <w:rFonts w:ascii="Arial" w:hAnsi="Arial" w:cs="Arial"/>
        </w:rPr>
      </w:pPr>
      <w:r w:rsidRPr="007F3D5B">
        <w:rPr>
          <w:rFonts w:ascii="Arial" w:hAnsi="Arial" w:cs="Arial"/>
        </w:rPr>
        <w:t xml:space="preserve">Stain as above only use 2x tetramer and 2x antibody and stain in 100 </w:t>
      </w:r>
      <w:r w:rsidR="00731380">
        <w:rPr>
          <w:rFonts w:ascii="Arial" w:hAnsi="Arial" w:cs="Arial"/>
          <w:color w:val="000000"/>
        </w:rPr>
        <w:t>μ</w:t>
      </w:r>
      <w:r w:rsidRPr="007F3D5B">
        <w:rPr>
          <w:rFonts w:ascii="Arial" w:hAnsi="Arial" w:cs="Arial"/>
        </w:rPr>
        <w:t>L.</w:t>
      </w:r>
    </w:p>
    <w:p w14:paraId="3FAB26BB" w14:textId="77777777" w:rsidR="00D84E03" w:rsidRPr="007F3D5B" w:rsidRDefault="00D84E03" w:rsidP="00D84E03">
      <w:pPr>
        <w:pStyle w:val="ListParagraph"/>
        <w:rPr>
          <w:rFonts w:ascii="Arial" w:hAnsi="Arial" w:cs="Arial"/>
        </w:rPr>
      </w:pPr>
    </w:p>
    <w:p w14:paraId="56A33B00" w14:textId="28CCFB54" w:rsidR="004E599F" w:rsidRDefault="004E599F" w:rsidP="377A3B0F">
      <w:pPr>
        <w:pStyle w:val="ListParagraph"/>
        <w:numPr>
          <w:ilvl w:val="3"/>
          <w:numId w:val="2"/>
        </w:numPr>
        <w:rPr>
          <w:rFonts w:ascii="Arial" w:hAnsi="Arial" w:cs="Arial"/>
        </w:rPr>
      </w:pPr>
      <w:r w:rsidRPr="377A3B0F">
        <w:rPr>
          <w:rFonts w:ascii="Arial" w:hAnsi="Arial" w:cs="Arial"/>
        </w:rPr>
        <w:t xml:space="preserve">Sort tetramer+ cells </w:t>
      </w:r>
      <w:r w:rsidR="00B06819" w:rsidRPr="377A3B0F">
        <w:rPr>
          <w:rFonts w:ascii="Arial" w:hAnsi="Arial" w:cs="Arial"/>
        </w:rPr>
        <w:t>(any sorter is appropriate).</w:t>
      </w:r>
      <w:r w:rsidR="006F2BEC" w:rsidRPr="377A3B0F">
        <w:rPr>
          <w:rFonts w:ascii="Arial" w:hAnsi="Arial" w:cs="Arial"/>
        </w:rPr>
        <w:t xml:space="preserve"> If the epitope specificity of the TCR is unknown, can sort for specific Vbeta (Beckman Coulter BetaMark IOTest kit) and/or CD34 if an RQR8 tag was included in the TCR construct.</w:t>
      </w:r>
      <w:r w:rsidR="1A45B19F" w:rsidRPr="377A3B0F">
        <w:rPr>
          <w:rFonts w:ascii="Arial" w:hAnsi="Arial" w:cs="Arial"/>
        </w:rPr>
        <w:t xml:space="preserve"> Sorting on a direct marker of TCR expression (i.e., tetramer or Vbeta) as well as transgene marker (i.e., RQR8) is highly recommended as TCR and marker expression a</w:t>
      </w:r>
      <w:r w:rsidR="7D2CFA95" w:rsidRPr="377A3B0F">
        <w:rPr>
          <w:rFonts w:ascii="Arial" w:hAnsi="Arial" w:cs="Arial"/>
        </w:rPr>
        <w:t>re not always 1:1.</w:t>
      </w:r>
    </w:p>
    <w:p w14:paraId="0EB1E05A" w14:textId="4259B781" w:rsidR="377A3B0F" w:rsidRDefault="377A3B0F" w:rsidP="377A3B0F">
      <w:pPr>
        <w:rPr>
          <w:sz w:val="22"/>
          <w:szCs w:val="22"/>
        </w:rPr>
      </w:pPr>
    </w:p>
    <w:p w14:paraId="55BF23CC" w14:textId="0311385E" w:rsidR="7D2CFA95" w:rsidRDefault="7D2CFA95" w:rsidP="377A3B0F">
      <w:pPr>
        <w:pStyle w:val="ListParagraph"/>
        <w:numPr>
          <w:ilvl w:val="3"/>
          <w:numId w:val="2"/>
        </w:numPr>
      </w:pPr>
      <w:r w:rsidRPr="377A3B0F">
        <w:rPr>
          <w:rFonts w:ascii="Arial" w:hAnsi="Arial" w:cs="Arial"/>
        </w:rPr>
        <w:t>After sorting, check purity of your sorted samples as follows: Using a sterile dropper (can be found in the flow core supplies), take a small amount of each of your sorted cells from the collection tube. Transfer into a new</w:t>
      </w:r>
      <w:r w:rsidR="7A00CBF0" w:rsidRPr="377A3B0F">
        <w:rPr>
          <w:rFonts w:ascii="Arial" w:hAnsi="Arial" w:cs="Arial"/>
        </w:rPr>
        <w:t xml:space="preserve"> flow</w:t>
      </w:r>
      <w:r w:rsidRPr="377A3B0F">
        <w:rPr>
          <w:rFonts w:ascii="Arial" w:hAnsi="Arial" w:cs="Arial"/>
        </w:rPr>
        <w:t xml:space="preserve"> tube. Add a few drops of PBS</w:t>
      </w:r>
      <w:r w:rsidR="1100EE98" w:rsidRPr="377A3B0F">
        <w:rPr>
          <w:rFonts w:ascii="Arial" w:hAnsi="Arial" w:cs="Arial"/>
        </w:rPr>
        <w:t xml:space="preserve"> to bring up the volume if needed. Run through the sorter and record at least 5,000 events. Repeat for each of your sorted samples.</w:t>
      </w:r>
    </w:p>
    <w:p w14:paraId="65A9FDA1" w14:textId="512E2BAC" w:rsidR="004E599F" w:rsidRPr="007F3D5B" w:rsidRDefault="004E599F" w:rsidP="00D84E03">
      <w:pPr>
        <w:pStyle w:val="ListParagraph"/>
        <w:rPr>
          <w:rFonts w:ascii="Arial" w:hAnsi="Arial" w:cs="Arial"/>
        </w:rPr>
      </w:pPr>
    </w:p>
    <w:p w14:paraId="4573E846" w14:textId="77777777" w:rsidR="004E599F" w:rsidRPr="007F3D5B" w:rsidRDefault="004E599F" w:rsidP="005413FC">
      <w:pPr>
        <w:pStyle w:val="ListParagraph"/>
        <w:numPr>
          <w:ilvl w:val="3"/>
          <w:numId w:val="2"/>
        </w:numPr>
        <w:rPr>
          <w:rFonts w:ascii="Arial" w:hAnsi="Arial" w:cs="Arial"/>
        </w:rPr>
      </w:pPr>
      <w:r w:rsidRPr="377A3B0F">
        <w:rPr>
          <w:rFonts w:ascii="Arial" w:hAnsi="Arial" w:cs="Arial"/>
        </w:rPr>
        <w:t>Save sort data and export PDF from sort as well as recording data into FCS file.</w:t>
      </w:r>
    </w:p>
    <w:p w14:paraId="37065A46" w14:textId="77777777" w:rsidR="00D84E03" w:rsidRPr="007F3D5B" w:rsidRDefault="00D84E03" w:rsidP="00D84E03">
      <w:pPr>
        <w:pStyle w:val="ListParagraph"/>
        <w:rPr>
          <w:rFonts w:ascii="Arial" w:hAnsi="Arial" w:cs="Arial"/>
        </w:rPr>
      </w:pPr>
    </w:p>
    <w:p w14:paraId="0AA296A8" w14:textId="77777777" w:rsidR="004E599F" w:rsidRPr="007F3D5B" w:rsidRDefault="004E599F" w:rsidP="005413FC">
      <w:pPr>
        <w:pStyle w:val="ListParagraph"/>
        <w:numPr>
          <w:ilvl w:val="3"/>
          <w:numId w:val="2"/>
        </w:numPr>
        <w:rPr>
          <w:rFonts w:ascii="Arial" w:hAnsi="Arial" w:cs="Arial"/>
        </w:rPr>
      </w:pPr>
      <w:r w:rsidRPr="377A3B0F">
        <w:rPr>
          <w:rFonts w:ascii="Arial" w:hAnsi="Arial" w:cs="Arial"/>
        </w:rPr>
        <w:t>REP at least 50,000 cells (can count or approximate cell number by using # events collected x2).</w:t>
      </w:r>
    </w:p>
    <w:p w14:paraId="1A7A5A9D" w14:textId="20606DAE" w:rsidR="004E599F" w:rsidRPr="007F3D5B" w:rsidRDefault="004E599F" w:rsidP="005413FC">
      <w:pPr>
        <w:pStyle w:val="ListParagraph"/>
        <w:numPr>
          <w:ilvl w:val="4"/>
          <w:numId w:val="2"/>
        </w:numPr>
        <w:rPr>
          <w:rFonts w:ascii="Arial" w:hAnsi="Arial" w:cs="Arial"/>
        </w:rPr>
      </w:pPr>
      <w:r w:rsidRPr="377A3B0F">
        <w:rPr>
          <w:rFonts w:ascii="Arial" w:hAnsi="Arial" w:cs="Arial"/>
        </w:rPr>
        <w:t># events collected = _______</w:t>
      </w:r>
    </w:p>
    <w:p w14:paraId="54E8EA6E" w14:textId="77777777" w:rsidR="002957AB" w:rsidRPr="007F3D5B" w:rsidRDefault="002957AB" w:rsidP="002957AB">
      <w:pPr>
        <w:pStyle w:val="ListParagraph"/>
        <w:rPr>
          <w:rFonts w:ascii="Arial" w:hAnsi="Arial" w:cs="Arial"/>
        </w:rPr>
      </w:pPr>
    </w:p>
    <w:p w14:paraId="3EDEC552" w14:textId="62FAF342" w:rsidR="00A047CC" w:rsidRPr="00AE0B2C" w:rsidRDefault="004E599F" w:rsidP="005413FC">
      <w:pPr>
        <w:pStyle w:val="ListParagraph"/>
        <w:numPr>
          <w:ilvl w:val="3"/>
          <w:numId w:val="2"/>
        </w:numPr>
        <w:rPr>
          <w:rFonts w:ascii="Arial" w:hAnsi="Arial" w:cs="Arial"/>
        </w:rPr>
      </w:pPr>
      <w:r w:rsidRPr="377A3B0F">
        <w:rPr>
          <w:rFonts w:ascii="Arial" w:hAnsi="Arial" w:cs="Arial"/>
        </w:rPr>
        <w:t>Any remaining cells not put into REPs should go into CTL with IL-2</w:t>
      </w:r>
      <w:r w:rsidR="00B069AB" w:rsidRPr="377A3B0F">
        <w:rPr>
          <w:rFonts w:ascii="Arial" w:hAnsi="Arial" w:cs="Arial"/>
        </w:rPr>
        <w:t xml:space="preserve"> for use in functional assays. If &gt;1e6 cells have been sorted, </w:t>
      </w:r>
      <w:r w:rsidR="00EA10CB" w:rsidRPr="377A3B0F">
        <w:rPr>
          <w:rFonts w:ascii="Arial" w:hAnsi="Arial" w:cs="Arial"/>
        </w:rPr>
        <w:t>can also freeze down sorted cells directly for later REP.</w:t>
      </w:r>
    </w:p>
    <w:p w14:paraId="3C048CEF" w14:textId="251BD032" w:rsidR="377A3B0F" w:rsidRDefault="377A3B0F">
      <w:r>
        <w:br w:type="page"/>
      </w:r>
    </w:p>
    <w:p w14:paraId="49EDED1C" w14:textId="23F310F8" w:rsidR="00A047CC" w:rsidRPr="007F3D5B" w:rsidRDefault="00A047CC" w:rsidP="00A047CC">
      <w:pPr>
        <w:pStyle w:val="Heading1"/>
        <w:spacing w:before="0"/>
        <w:rPr>
          <w:rFonts w:ascii="Arial" w:hAnsi="Arial" w:cs="Arial"/>
        </w:rPr>
      </w:pPr>
      <w:bookmarkStart w:id="26" w:name="_Toc79134760"/>
      <w:r w:rsidRPr="007F3D5B">
        <w:rPr>
          <w:rFonts w:ascii="Arial" w:hAnsi="Arial" w:cs="Arial"/>
        </w:rPr>
        <w:lastRenderedPageBreak/>
        <w:t>Appendix</w:t>
      </w:r>
      <w:bookmarkEnd w:id="26"/>
    </w:p>
    <w:p w14:paraId="09570A0A" w14:textId="5D636A32" w:rsidR="00A047CC" w:rsidRPr="007F3D5B" w:rsidRDefault="00A047CC" w:rsidP="00A047CC">
      <w:pPr>
        <w:pStyle w:val="Heading2"/>
        <w:spacing w:before="0"/>
        <w:rPr>
          <w:rFonts w:ascii="Arial" w:hAnsi="Arial" w:cs="Arial"/>
        </w:rPr>
      </w:pPr>
    </w:p>
    <w:p w14:paraId="130D611E" w14:textId="057B4708" w:rsidR="00C8466D" w:rsidRDefault="00C8466D" w:rsidP="004E7708">
      <w:pPr>
        <w:pStyle w:val="Heading2"/>
        <w:rPr>
          <w:rFonts w:ascii="Arial" w:hAnsi="Arial" w:cs="Arial"/>
        </w:rPr>
      </w:pPr>
      <w:bookmarkStart w:id="27" w:name="_Toc79134761"/>
      <w:r w:rsidRPr="00D673E3">
        <w:rPr>
          <w:rFonts w:ascii="Arial" w:hAnsi="Arial" w:cs="Arial"/>
        </w:rPr>
        <w:t xml:space="preserve">TCR cloning </w:t>
      </w:r>
      <w:r w:rsidRPr="004E7708">
        <w:rPr>
          <w:rFonts w:ascii="Arial" w:hAnsi="Arial" w:cs="Arial"/>
        </w:rPr>
        <w:t>by RACE</w:t>
      </w:r>
      <w:r w:rsidRPr="00D673E3">
        <w:rPr>
          <w:rFonts w:ascii="Arial" w:hAnsi="Arial" w:cs="Arial"/>
        </w:rPr>
        <w:t>-PCR</w:t>
      </w:r>
      <w:bookmarkEnd w:id="27"/>
    </w:p>
    <w:p w14:paraId="2A764D51" w14:textId="77777777" w:rsidR="00440FFD" w:rsidRDefault="00440FFD" w:rsidP="00440FFD"/>
    <w:p w14:paraId="4885CB1C" w14:textId="7E0010F8" w:rsidR="00440FFD" w:rsidRPr="003412F7" w:rsidRDefault="00440FFD" w:rsidP="00440FFD">
      <w:pPr>
        <w:rPr>
          <w:rFonts w:ascii="Arial" w:hAnsi="Arial" w:cs="Arial"/>
          <w:color w:val="000000"/>
          <w:sz w:val="22"/>
          <w:szCs w:val="22"/>
        </w:rPr>
      </w:pPr>
      <w:r w:rsidRPr="003412F7">
        <w:rPr>
          <w:rFonts w:ascii="Arial" w:hAnsi="Arial" w:cs="Arial"/>
          <w:color w:val="000000"/>
          <w:sz w:val="22"/>
          <w:szCs w:val="22"/>
        </w:rPr>
        <w:t xml:space="preserve">This process can be used if Adaptive sequencing does not resolve your TCR </w:t>
      </w:r>
      <w:r w:rsidR="00BD18B3" w:rsidRPr="003412F7">
        <w:rPr>
          <w:rFonts w:ascii="Arial" w:hAnsi="Arial" w:cs="Arial"/>
          <w:color w:val="000000"/>
          <w:sz w:val="22"/>
          <w:szCs w:val="22"/>
        </w:rPr>
        <w:t xml:space="preserve">down to the needed specificity. </w:t>
      </w:r>
    </w:p>
    <w:p w14:paraId="0353687C" w14:textId="77777777" w:rsidR="00C8466D" w:rsidRDefault="00C8466D" w:rsidP="00C8466D">
      <w:pPr>
        <w:rPr>
          <w:rFonts w:ascii="Arial" w:hAnsi="Arial" w:cs="Arial"/>
        </w:rPr>
      </w:pPr>
    </w:p>
    <w:p w14:paraId="38E161C3" w14:textId="11780309" w:rsidR="003412F7" w:rsidRDefault="00440FFD" w:rsidP="003412F7">
      <w:pPr>
        <w:rPr>
          <w:rFonts w:ascii="Arial" w:hAnsi="Arial" w:cs="Arial"/>
        </w:rPr>
      </w:pPr>
      <w:r w:rsidRPr="009C681E">
        <w:rPr>
          <w:noProof/>
        </w:rPr>
        <w:drawing>
          <wp:inline distT="0" distB="0" distL="0" distR="0" wp14:anchorId="2C0058FA" wp14:editId="428B09F4">
            <wp:extent cx="4114800" cy="2985247"/>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20758" cy="2989569"/>
                    </a:xfrm>
                    <a:prstGeom prst="rect">
                      <a:avLst/>
                    </a:prstGeom>
                    <a:noFill/>
                    <a:ln>
                      <a:noFill/>
                    </a:ln>
                  </pic:spPr>
                </pic:pic>
              </a:graphicData>
            </a:graphic>
          </wp:inline>
        </w:drawing>
      </w:r>
    </w:p>
    <w:p w14:paraId="6BBE492F" w14:textId="77777777" w:rsidR="003412F7" w:rsidRDefault="003412F7" w:rsidP="003412F7">
      <w:pPr>
        <w:rPr>
          <w:rFonts w:ascii="Arial" w:hAnsi="Arial" w:cs="Arial"/>
        </w:rPr>
      </w:pPr>
    </w:p>
    <w:p w14:paraId="31DC1372" w14:textId="0BA44B17" w:rsidR="00C8466D" w:rsidRPr="00D673E3" w:rsidRDefault="00C8466D" w:rsidP="004E7708">
      <w:pPr>
        <w:pStyle w:val="Heading3"/>
        <w:rPr>
          <w:rFonts w:ascii="Arial" w:hAnsi="Arial" w:cs="Arial"/>
        </w:rPr>
      </w:pPr>
      <w:bookmarkStart w:id="28" w:name="_Toc79134762"/>
      <w:r w:rsidRPr="00D673E3">
        <w:rPr>
          <w:rFonts w:ascii="Arial" w:hAnsi="Arial" w:cs="Arial"/>
        </w:rPr>
        <w:t>RNA extraction</w:t>
      </w:r>
      <w:bookmarkEnd w:id="28"/>
    </w:p>
    <w:p w14:paraId="62E2D14F" w14:textId="77777777" w:rsidR="00C8466D" w:rsidRPr="007F3D5B" w:rsidRDefault="00C8466D" w:rsidP="00C8466D">
      <w:pPr>
        <w:rPr>
          <w:rFonts w:ascii="Arial" w:hAnsi="Arial" w:cs="Arial"/>
        </w:rPr>
      </w:pPr>
    </w:p>
    <w:p w14:paraId="3284ACD3" w14:textId="77777777" w:rsidR="00C8466D" w:rsidRPr="007F3D5B" w:rsidRDefault="00C8466D" w:rsidP="005413FC">
      <w:pPr>
        <w:pStyle w:val="ListParagraph"/>
        <w:numPr>
          <w:ilvl w:val="0"/>
          <w:numId w:val="2"/>
        </w:numPr>
        <w:spacing w:after="0" w:line="240" w:lineRule="auto"/>
        <w:rPr>
          <w:rFonts w:ascii="Arial" w:hAnsi="Arial" w:cs="Arial"/>
          <w:color w:val="000000"/>
          <w:sz w:val="14"/>
          <w:szCs w:val="14"/>
        </w:rPr>
      </w:pPr>
      <w:r w:rsidRPr="007F3D5B">
        <w:rPr>
          <w:rFonts w:ascii="Arial" w:hAnsi="Arial" w:cs="Arial"/>
          <w:color w:val="000000"/>
        </w:rPr>
        <w:t>Spray gloves with RNase away. Clean hood surface, racks, tip boxes, pipets, centrifuge etc. with RNase away.</w:t>
      </w:r>
    </w:p>
    <w:p w14:paraId="26E6EE6D" w14:textId="77777777" w:rsidR="00C8466D" w:rsidRPr="007F3D5B" w:rsidRDefault="00C8466D" w:rsidP="00C8466D">
      <w:pPr>
        <w:pStyle w:val="ListParagraph"/>
        <w:spacing w:after="0" w:line="240" w:lineRule="auto"/>
        <w:ind w:left="360"/>
        <w:rPr>
          <w:rFonts w:ascii="Arial" w:hAnsi="Arial" w:cs="Arial"/>
          <w:color w:val="000000"/>
        </w:rPr>
      </w:pPr>
    </w:p>
    <w:p w14:paraId="045581ED" w14:textId="77777777" w:rsidR="00C8466D" w:rsidRPr="007F3D5B" w:rsidRDefault="00C8466D" w:rsidP="005413FC">
      <w:pPr>
        <w:pStyle w:val="ListParagraph"/>
        <w:numPr>
          <w:ilvl w:val="0"/>
          <w:numId w:val="2"/>
        </w:numPr>
        <w:spacing w:after="0" w:line="240" w:lineRule="auto"/>
        <w:rPr>
          <w:rFonts w:ascii="Arial" w:hAnsi="Arial" w:cs="Arial"/>
          <w:color w:val="000000"/>
          <w:sz w:val="14"/>
          <w:szCs w:val="14"/>
        </w:rPr>
      </w:pPr>
      <w:r w:rsidRPr="007F3D5B">
        <w:rPr>
          <w:rFonts w:ascii="Arial" w:hAnsi="Arial" w:cs="Arial"/>
          <w:color w:val="000000"/>
        </w:rPr>
        <w:t>Thaw 5-10 M cells and wash in 1 x PBS</w:t>
      </w:r>
    </w:p>
    <w:p w14:paraId="5F6608A9" w14:textId="77777777" w:rsidR="00C8466D" w:rsidRPr="007F3D5B" w:rsidRDefault="00C8466D" w:rsidP="00C8466D">
      <w:pPr>
        <w:rPr>
          <w:rFonts w:ascii="Arial" w:hAnsi="Arial" w:cs="Arial"/>
          <w:color w:val="000000"/>
          <w:sz w:val="22"/>
          <w:szCs w:val="22"/>
        </w:rPr>
      </w:pPr>
    </w:p>
    <w:p w14:paraId="551C76AD" w14:textId="2664C653" w:rsidR="00C8466D" w:rsidRPr="000716C8" w:rsidRDefault="00C8466D" w:rsidP="005413FC">
      <w:pPr>
        <w:pStyle w:val="ListParagraph"/>
        <w:numPr>
          <w:ilvl w:val="0"/>
          <w:numId w:val="2"/>
        </w:numPr>
        <w:spacing w:after="0" w:line="240" w:lineRule="auto"/>
        <w:rPr>
          <w:rFonts w:ascii="Arial" w:hAnsi="Arial" w:cs="Arial"/>
          <w:color w:val="000000"/>
          <w:sz w:val="14"/>
          <w:szCs w:val="14"/>
        </w:rPr>
      </w:pPr>
      <w:r w:rsidRPr="007F3D5B">
        <w:rPr>
          <w:rFonts w:ascii="Arial" w:hAnsi="Arial" w:cs="Arial"/>
          <w:color w:val="000000"/>
        </w:rPr>
        <w:t>Working quickly, follow instructions for RNaeasy Qiagen kit (summarized below</w:t>
      </w:r>
      <w:r w:rsidR="00AE0B2C">
        <w:rPr>
          <w:rFonts w:ascii="Arial" w:hAnsi="Arial" w:cs="Arial"/>
          <w:color w:val="000000"/>
        </w:rPr>
        <w:t>, be sure to double check kit instructions</w:t>
      </w:r>
      <w:r w:rsidRPr="007F3D5B">
        <w:rPr>
          <w:rFonts w:ascii="Arial" w:hAnsi="Arial" w:cs="Arial"/>
          <w:color w:val="000000"/>
        </w:rPr>
        <w:t xml:space="preserve">). </w:t>
      </w:r>
    </w:p>
    <w:p w14:paraId="1AEC7C0B" w14:textId="2EEFA657" w:rsidR="00C8466D" w:rsidRPr="000716C8" w:rsidRDefault="00C8466D" w:rsidP="005413FC">
      <w:pPr>
        <w:pStyle w:val="ListParagraph"/>
        <w:numPr>
          <w:ilvl w:val="0"/>
          <w:numId w:val="23"/>
        </w:numPr>
        <w:spacing w:after="0" w:line="240" w:lineRule="auto"/>
        <w:ind w:left="720"/>
        <w:rPr>
          <w:rFonts w:ascii="Arial" w:hAnsi="Arial" w:cs="Arial"/>
          <w:color w:val="000000"/>
        </w:rPr>
      </w:pPr>
      <w:r w:rsidRPr="007F3D5B">
        <w:rPr>
          <w:rFonts w:ascii="Arial" w:hAnsi="Arial" w:cs="Arial"/>
          <w:color w:val="000000"/>
        </w:rPr>
        <w:t xml:space="preserve">Add 600 </w:t>
      </w:r>
      <w:r w:rsidR="00731380">
        <w:rPr>
          <w:rFonts w:ascii="Arial" w:hAnsi="Arial" w:cs="Arial"/>
          <w:color w:val="000000"/>
        </w:rPr>
        <w:t>μ</w:t>
      </w:r>
      <w:r w:rsidRPr="007F3D5B">
        <w:rPr>
          <w:rFonts w:ascii="Arial" w:hAnsi="Arial" w:cs="Arial"/>
          <w:color w:val="000000"/>
        </w:rPr>
        <w:t>l Buffer RLT (with BME)</w:t>
      </w:r>
    </w:p>
    <w:p w14:paraId="4FFE220B" w14:textId="6F33116C" w:rsidR="00C8466D" w:rsidRPr="000716C8" w:rsidRDefault="00C8466D" w:rsidP="005413FC">
      <w:pPr>
        <w:pStyle w:val="ListParagraph"/>
        <w:numPr>
          <w:ilvl w:val="0"/>
          <w:numId w:val="23"/>
        </w:numPr>
        <w:spacing w:after="0" w:line="240" w:lineRule="auto"/>
        <w:ind w:left="720"/>
        <w:rPr>
          <w:rFonts w:ascii="Arial" w:hAnsi="Arial" w:cs="Arial"/>
          <w:color w:val="000000"/>
        </w:rPr>
      </w:pPr>
      <w:r w:rsidRPr="007F3D5B">
        <w:rPr>
          <w:rFonts w:ascii="Arial" w:hAnsi="Arial" w:cs="Arial"/>
          <w:color w:val="000000"/>
        </w:rPr>
        <w:t>Pipet up and down to mix and transfer lysate into QIAshredder spin column in a 2mL collection tube. Spin 2 mins at max speed.</w:t>
      </w:r>
    </w:p>
    <w:p w14:paraId="6107C2C2" w14:textId="144A9427" w:rsidR="00C8466D" w:rsidRPr="000716C8" w:rsidRDefault="00C8466D" w:rsidP="005413FC">
      <w:pPr>
        <w:pStyle w:val="ListParagraph"/>
        <w:numPr>
          <w:ilvl w:val="0"/>
          <w:numId w:val="23"/>
        </w:numPr>
        <w:spacing w:after="0" w:line="240" w:lineRule="auto"/>
        <w:ind w:left="720"/>
        <w:rPr>
          <w:rFonts w:ascii="Arial" w:hAnsi="Arial" w:cs="Arial"/>
          <w:color w:val="000000"/>
        </w:rPr>
      </w:pPr>
      <w:r w:rsidRPr="007F3D5B">
        <w:rPr>
          <w:rFonts w:ascii="Arial" w:hAnsi="Arial" w:cs="Arial"/>
          <w:color w:val="000000"/>
        </w:rPr>
        <w:t>Add one volume 70% ethanol and mix by pipetting.</w:t>
      </w:r>
    </w:p>
    <w:p w14:paraId="5D059C8F" w14:textId="6B22C8C7" w:rsidR="00C8466D" w:rsidRPr="000716C8" w:rsidRDefault="00C8466D" w:rsidP="005413FC">
      <w:pPr>
        <w:pStyle w:val="ListParagraph"/>
        <w:numPr>
          <w:ilvl w:val="0"/>
          <w:numId w:val="23"/>
        </w:numPr>
        <w:spacing w:after="0" w:line="240" w:lineRule="auto"/>
        <w:ind w:left="720"/>
        <w:rPr>
          <w:rFonts w:ascii="Arial" w:hAnsi="Arial" w:cs="Arial"/>
          <w:color w:val="000000"/>
        </w:rPr>
      </w:pPr>
      <w:r w:rsidRPr="007F3D5B">
        <w:rPr>
          <w:rFonts w:ascii="Arial" w:hAnsi="Arial" w:cs="Arial"/>
          <w:color w:val="000000"/>
        </w:rPr>
        <w:t xml:space="preserve">Transfer 600 </w:t>
      </w:r>
      <w:r w:rsidR="00731380">
        <w:rPr>
          <w:rFonts w:ascii="Arial" w:hAnsi="Arial" w:cs="Arial"/>
          <w:color w:val="000000"/>
        </w:rPr>
        <w:t>μ</w:t>
      </w:r>
      <w:r w:rsidRPr="007F3D5B">
        <w:rPr>
          <w:rFonts w:ascii="Arial" w:hAnsi="Arial" w:cs="Arial"/>
          <w:color w:val="000000"/>
        </w:rPr>
        <w:t>l of lysate to an RNeasy spin column and spin 15 s. Discard flow through and repeat with remaining lysate.</w:t>
      </w:r>
    </w:p>
    <w:p w14:paraId="1E99F69D" w14:textId="54142275" w:rsidR="00C8466D" w:rsidRPr="000716C8" w:rsidRDefault="00C8466D" w:rsidP="005413FC">
      <w:pPr>
        <w:pStyle w:val="ListParagraph"/>
        <w:numPr>
          <w:ilvl w:val="0"/>
          <w:numId w:val="23"/>
        </w:numPr>
        <w:spacing w:after="0" w:line="240" w:lineRule="auto"/>
        <w:ind w:left="720"/>
        <w:rPr>
          <w:rFonts w:ascii="Arial" w:hAnsi="Arial" w:cs="Arial"/>
          <w:color w:val="000000"/>
        </w:rPr>
      </w:pPr>
      <w:r w:rsidRPr="007F3D5B">
        <w:rPr>
          <w:rFonts w:ascii="Arial" w:hAnsi="Arial" w:cs="Arial"/>
          <w:color w:val="000000"/>
        </w:rPr>
        <w:t xml:space="preserve">Add 700 </w:t>
      </w:r>
      <w:r w:rsidR="00731380">
        <w:rPr>
          <w:rFonts w:ascii="Arial" w:hAnsi="Arial" w:cs="Arial"/>
          <w:color w:val="000000"/>
        </w:rPr>
        <w:t>μ</w:t>
      </w:r>
      <w:r w:rsidRPr="007F3D5B">
        <w:rPr>
          <w:rFonts w:ascii="Arial" w:hAnsi="Arial" w:cs="Arial"/>
          <w:color w:val="000000"/>
        </w:rPr>
        <w:t>l buffer RW1 to column and spin 15 s. Discard flow through.</w:t>
      </w:r>
    </w:p>
    <w:p w14:paraId="13969A16" w14:textId="16DC2D6F" w:rsidR="00C8466D" w:rsidRPr="007F3D5B" w:rsidRDefault="00C8466D" w:rsidP="005413FC">
      <w:pPr>
        <w:pStyle w:val="ListParagraph"/>
        <w:numPr>
          <w:ilvl w:val="0"/>
          <w:numId w:val="23"/>
        </w:numPr>
        <w:spacing w:after="0" w:line="240" w:lineRule="auto"/>
        <w:ind w:left="720"/>
        <w:rPr>
          <w:rFonts w:ascii="Arial" w:hAnsi="Arial" w:cs="Arial"/>
          <w:color w:val="000000"/>
        </w:rPr>
      </w:pPr>
      <w:r w:rsidRPr="007F3D5B">
        <w:rPr>
          <w:rFonts w:ascii="Arial" w:hAnsi="Arial" w:cs="Arial"/>
          <w:color w:val="000000"/>
        </w:rPr>
        <w:t xml:space="preserve">Add 500 </w:t>
      </w:r>
      <w:r w:rsidR="00731380">
        <w:rPr>
          <w:rFonts w:ascii="Arial" w:hAnsi="Arial" w:cs="Arial"/>
          <w:color w:val="000000"/>
        </w:rPr>
        <w:t>μ</w:t>
      </w:r>
      <w:r w:rsidRPr="007F3D5B">
        <w:rPr>
          <w:rFonts w:ascii="Arial" w:hAnsi="Arial" w:cs="Arial"/>
          <w:color w:val="000000"/>
        </w:rPr>
        <w:t>l buffer RPE (with ethanol added) to column and spin 2 min. Discard flow through. Spin additional 1 min.</w:t>
      </w:r>
    </w:p>
    <w:p w14:paraId="13A2088D" w14:textId="77777777" w:rsidR="00C8466D" w:rsidRPr="007F3D5B" w:rsidRDefault="00C8466D" w:rsidP="00C8466D">
      <w:pPr>
        <w:rPr>
          <w:rFonts w:ascii="Arial" w:hAnsi="Arial" w:cs="Arial"/>
          <w:color w:val="000000"/>
        </w:rPr>
      </w:pPr>
    </w:p>
    <w:p w14:paraId="4A2EB26F" w14:textId="62C61D6D" w:rsidR="00C8466D" w:rsidRPr="007F3D5B" w:rsidRDefault="00C8466D" w:rsidP="005413FC">
      <w:pPr>
        <w:pStyle w:val="ListParagraph"/>
        <w:numPr>
          <w:ilvl w:val="0"/>
          <w:numId w:val="2"/>
        </w:numPr>
        <w:spacing w:after="0" w:line="240" w:lineRule="auto"/>
        <w:rPr>
          <w:rFonts w:ascii="Arial" w:hAnsi="Arial" w:cs="Arial"/>
          <w:color w:val="000000"/>
        </w:rPr>
      </w:pPr>
      <w:r w:rsidRPr="007F3D5B">
        <w:rPr>
          <w:rFonts w:ascii="Arial" w:hAnsi="Arial" w:cs="Arial"/>
          <w:color w:val="000000"/>
        </w:rPr>
        <w:t xml:space="preserve">Place column in clean eppendorf tube. Add 30 </w:t>
      </w:r>
      <w:r w:rsidR="00731380">
        <w:rPr>
          <w:rFonts w:ascii="Arial" w:hAnsi="Arial" w:cs="Arial"/>
          <w:color w:val="000000"/>
        </w:rPr>
        <w:t>μ</w:t>
      </w:r>
      <w:r w:rsidRPr="007F3D5B">
        <w:rPr>
          <w:rFonts w:ascii="Arial" w:hAnsi="Arial" w:cs="Arial"/>
          <w:color w:val="000000"/>
        </w:rPr>
        <w:t xml:space="preserve">l RNAse free water to membrane. Spin 1 min. Repeat with additional 30 </w:t>
      </w:r>
      <w:r w:rsidR="00731380">
        <w:rPr>
          <w:rFonts w:ascii="Arial" w:hAnsi="Arial" w:cs="Arial"/>
          <w:color w:val="000000"/>
        </w:rPr>
        <w:t>μ</w:t>
      </w:r>
      <w:r w:rsidRPr="007F3D5B">
        <w:rPr>
          <w:rFonts w:ascii="Arial" w:hAnsi="Arial" w:cs="Arial"/>
          <w:color w:val="000000"/>
        </w:rPr>
        <w:t>l water.</w:t>
      </w:r>
    </w:p>
    <w:p w14:paraId="7C80226A" w14:textId="77777777" w:rsidR="00C8466D" w:rsidRPr="007F3D5B" w:rsidRDefault="00C8466D" w:rsidP="00C8466D">
      <w:pPr>
        <w:rPr>
          <w:rFonts w:ascii="Arial" w:hAnsi="Arial" w:cs="Arial"/>
          <w:color w:val="000000"/>
        </w:rPr>
      </w:pPr>
    </w:p>
    <w:p w14:paraId="5AB53165" w14:textId="77777777" w:rsidR="00C8466D" w:rsidRPr="007F3D5B" w:rsidRDefault="00C8466D" w:rsidP="005413FC">
      <w:pPr>
        <w:pStyle w:val="ListParagraph"/>
        <w:numPr>
          <w:ilvl w:val="0"/>
          <w:numId w:val="2"/>
        </w:numPr>
        <w:spacing w:after="0" w:line="240" w:lineRule="auto"/>
        <w:rPr>
          <w:rFonts w:ascii="Arial" w:hAnsi="Arial" w:cs="Arial"/>
          <w:color w:val="000000"/>
        </w:rPr>
      </w:pPr>
      <w:r w:rsidRPr="007F3D5B">
        <w:rPr>
          <w:rFonts w:ascii="Arial" w:hAnsi="Arial" w:cs="Arial"/>
          <w:color w:val="000000"/>
        </w:rPr>
        <w:t>Immediately transfer eluate to dry ice, then -80°C.</w:t>
      </w:r>
    </w:p>
    <w:p w14:paraId="7434D750" w14:textId="19FD4236" w:rsidR="00C8466D" w:rsidRPr="007F3D5B" w:rsidRDefault="00C8466D" w:rsidP="00C8466D">
      <w:pPr>
        <w:pStyle w:val="ListParagraph"/>
        <w:spacing w:after="0" w:line="240" w:lineRule="auto"/>
        <w:ind w:left="360"/>
        <w:rPr>
          <w:rFonts w:ascii="Arial" w:hAnsi="Arial" w:cs="Arial"/>
          <w:color w:val="000000"/>
        </w:rPr>
      </w:pPr>
    </w:p>
    <w:p w14:paraId="23E1C565" w14:textId="77777777" w:rsidR="00232E42" w:rsidRPr="007F3D5B" w:rsidRDefault="00232E42" w:rsidP="00C8466D">
      <w:pPr>
        <w:pStyle w:val="ListParagraph"/>
        <w:spacing w:after="0" w:line="240" w:lineRule="auto"/>
        <w:ind w:left="360"/>
        <w:rPr>
          <w:rFonts w:ascii="Arial" w:hAnsi="Arial" w:cs="Arial"/>
          <w:color w:val="000000"/>
        </w:rPr>
      </w:pPr>
    </w:p>
    <w:p w14:paraId="5FDAD950" w14:textId="77777777" w:rsidR="006F2BEC" w:rsidRDefault="006F2BEC">
      <w:pPr>
        <w:rPr>
          <w:rFonts w:ascii="Arial" w:eastAsiaTheme="majorEastAsia" w:hAnsi="Arial" w:cs="Arial"/>
          <w:color w:val="2F5496" w:themeColor="accent1" w:themeShade="BF"/>
          <w:sz w:val="26"/>
          <w:szCs w:val="26"/>
        </w:rPr>
      </w:pPr>
      <w:r>
        <w:rPr>
          <w:rFonts w:ascii="Arial" w:hAnsi="Arial" w:cs="Arial"/>
        </w:rPr>
        <w:br w:type="page"/>
      </w:r>
    </w:p>
    <w:p w14:paraId="53244CB0" w14:textId="386D46BD" w:rsidR="00C8466D" w:rsidRDefault="00C8466D" w:rsidP="00B54EA2">
      <w:pPr>
        <w:pStyle w:val="Heading3"/>
        <w:rPr>
          <w:rFonts w:ascii="Arial" w:hAnsi="Arial" w:cs="Arial"/>
        </w:rPr>
      </w:pPr>
      <w:bookmarkStart w:id="29" w:name="_Toc79134763"/>
      <w:r w:rsidRPr="00D673E3">
        <w:rPr>
          <w:rFonts w:ascii="Arial" w:hAnsi="Arial" w:cs="Arial"/>
        </w:rPr>
        <w:lastRenderedPageBreak/>
        <w:t>cDNA preparation</w:t>
      </w:r>
      <w:bookmarkEnd w:id="29"/>
      <w:r w:rsidRPr="00D673E3">
        <w:rPr>
          <w:rFonts w:ascii="Arial" w:hAnsi="Arial" w:cs="Arial"/>
        </w:rPr>
        <w:t xml:space="preserve"> </w:t>
      </w:r>
    </w:p>
    <w:p w14:paraId="57E09F57" w14:textId="6079A1B2" w:rsidR="002346F9" w:rsidRDefault="002346F9" w:rsidP="00C8466D">
      <w:pPr>
        <w:rPr>
          <w:rFonts w:ascii="Arial" w:hAnsi="Arial" w:cs="Arial"/>
        </w:rPr>
      </w:pPr>
    </w:p>
    <w:p w14:paraId="353D1ABB" w14:textId="10547329" w:rsidR="00AE0B2C" w:rsidRPr="00AE0B2C" w:rsidRDefault="00AE0B2C" w:rsidP="00C8466D">
      <w:pPr>
        <w:rPr>
          <w:rFonts w:ascii="Arial" w:hAnsi="Arial" w:cs="Arial"/>
          <w:color w:val="000000"/>
          <w:sz w:val="22"/>
          <w:szCs w:val="22"/>
        </w:rPr>
      </w:pPr>
      <w:r w:rsidRPr="00AE0B2C">
        <w:rPr>
          <w:rFonts w:ascii="Arial" w:hAnsi="Arial" w:cs="Arial"/>
          <w:color w:val="000000"/>
          <w:sz w:val="22"/>
          <w:szCs w:val="22"/>
        </w:rPr>
        <w:t>Note: You will likely need to order a new kit, as we do not use this protocol often and it</w:t>
      </w:r>
      <w:r>
        <w:rPr>
          <w:rFonts w:ascii="Arial" w:hAnsi="Arial" w:cs="Arial"/>
          <w:color w:val="000000"/>
          <w:sz w:val="22"/>
          <w:szCs w:val="22"/>
        </w:rPr>
        <w:t xml:space="preserve"> i</w:t>
      </w:r>
      <w:r w:rsidRPr="00AE0B2C">
        <w:rPr>
          <w:rFonts w:ascii="Arial" w:hAnsi="Arial" w:cs="Arial"/>
          <w:color w:val="000000"/>
          <w:sz w:val="22"/>
          <w:szCs w:val="22"/>
        </w:rPr>
        <w:t xml:space="preserve">s unlikely we will have a fresh kit. </w:t>
      </w:r>
      <w:r>
        <w:rPr>
          <w:rFonts w:ascii="Arial" w:hAnsi="Arial" w:cs="Arial"/>
          <w:color w:val="000000"/>
          <w:sz w:val="22"/>
          <w:szCs w:val="22"/>
        </w:rPr>
        <w:t>Order from Takara, catalog #</w:t>
      </w:r>
      <w:r w:rsidRPr="00AE0B2C">
        <w:rPr>
          <w:rFonts w:ascii="Arial" w:hAnsi="Arial" w:cs="Arial"/>
          <w:color w:val="000000"/>
          <w:sz w:val="22"/>
          <w:szCs w:val="22"/>
        </w:rPr>
        <w:t>634858</w:t>
      </w:r>
      <w:r>
        <w:rPr>
          <w:rFonts w:ascii="Arial" w:hAnsi="Arial" w:cs="Arial"/>
          <w:color w:val="000000"/>
          <w:sz w:val="22"/>
          <w:szCs w:val="22"/>
        </w:rPr>
        <w:t xml:space="preserve"> for 10 rxns or #</w:t>
      </w:r>
      <w:r w:rsidRPr="00AE0B2C">
        <w:rPr>
          <w:rFonts w:ascii="Arial" w:hAnsi="Arial" w:cs="Arial"/>
          <w:color w:val="000000"/>
          <w:sz w:val="22"/>
          <w:szCs w:val="22"/>
        </w:rPr>
        <w:t>63485</w:t>
      </w:r>
      <w:r>
        <w:rPr>
          <w:rFonts w:ascii="Arial" w:hAnsi="Arial" w:cs="Arial"/>
          <w:color w:val="000000"/>
          <w:sz w:val="22"/>
          <w:szCs w:val="22"/>
        </w:rPr>
        <w:t xml:space="preserve">9 for 20 rxns. Kits have multiple components, some of which are stored at -20 and some at -80. </w:t>
      </w:r>
    </w:p>
    <w:p w14:paraId="74363A1D" w14:textId="77777777" w:rsidR="00AE0B2C" w:rsidRPr="007F3D5B" w:rsidRDefault="00AE0B2C" w:rsidP="00C8466D">
      <w:pPr>
        <w:rPr>
          <w:rFonts w:ascii="Arial" w:hAnsi="Arial" w:cs="Arial"/>
        </w:rPr>
      </w:pPr>
    </w:p>
    <w:p w14:paraId="329ED04F" w14:textId="77777777" w:rsidR="00C8466D" w:rsidRPr="007F3D5B" w:rsidRDefault="00C8466D" w:rsidP="005413FC">
      <w:pPr>
        <w:pStyle w:val="ListParagraph"/>
        <w:numPr>
          <w:ilvl w:val="0"/>
          <w:numId w:val="3"/>
        </w:numPr>
        <w:spacing w:after="0" w:line="240" w:lineRule="auto"/>
        <w:rPr>
          <w:rFonts w:ascii="Arial" w:hAnsi="Arial" w:cs="Arial"/>
          <w:color w:val="000000"/>
          <w:sz w:val="14"/>
          <w:szCs w:val="14"/>
        </w:rPr>
      </w:pPr>
      <w:r w:rsidRPr="007F3D5B">
        <w:rPr>
          <w:rFonts w:ascii="Arial" w:hAnsi="Arial" w:cs="Arial"/>
          <w:color w:val="000000"/>
        </w:rPr>
        <w:t xml:space="preserve">Thaw RNA at R.T. Once thawed, keep on ice. </w:t>
      </w:r>
    </w:p>
    <w:p w14:paraId="11AA2E69" w14:textId="77777777" w:rsidR="00C8466D" w:rsidRPr="007F3D5B" w:rsidRDefault="00C8466D" w:rsidP="00C8466D">
      <w:pPr>
        <w:pStyle w:val="ListParagraph"/>
        <w:spacing w:after="0" w:line="240" w:lineRule="auto"/>
        <w:ind w:left="360"/>
        <w:rPr>
          <w:rFonts w:ascii="Arial" w:hAnsi="Arial" w:cs="Arial"/>
          <w:color w:val="000000"/>
        </w:rPr>
      </w:pPr>
    </w:p>
    <w:p w14:paraId="48C31F1A" w14:textId="27B80970" w:rsidR="00C8466D" w:rsidRPr="007F3D5B" w:rsidRDefault="00C8466D" w:rsidP="005413FC">
      <w:pPr>
        <w:pStyle w:val="ListParagraph"/>
        <w:numPr>
          <w:ilvl w:val="0"/>
          <w:numId w:val="3"/>
        </w:numPr>
        <w:spacing w:after="0" w:line="240" w:lineRule="auto"/>
        <w:rPr>
          <w:rFonts w:ascii="Arial" w:hAnsi="Arial" w:cs="Arial"/>
          <w:color w:val="000000"/>
          <w:sz w:val="14"/>
          <w:szCs w:val="14"/>
        </w:rPr>
      </w:pPr>
      <w:r w:rsidRPr="007F3D5B">
        <w:rPr>
          <w:rFonts w:ascii="Arial" w:hAnsi="Arial" w:cs="Arial"/>
          <w:color w:val="000000"/>
        </w:rPr>
        <w:t>Measure RNA concentration using nanodrop.</w:t>
      </w:r>
      <w:r w:rsidR="00046241">
        <w:rPr>
          <w:rFonts w:ascii="Arial" w:hAnsi="Arial" w:cs="Arial"/>
          <w:color w:val="000000"/>
        </w:rPr>
        <w:t xml:space="preserve"> A</w:t>
      </w:r>
      <w:r w:rsidR="00026281">
        <w:rPr>
          <w:rFonts w:ascii="Arial" w:hAnsi="Arial" w:cs="Arial"/>
          <w:color w:val="000000"/>
        </w:rPr>
        <w:t xml:space="preserve">n SOP for using the Nanodrop </w:t>
      </w:r>
      <w:r w:rsidR="00B54EA2">
        <w:rPr>
          <w:rFonts w:ascii="Arial" w:hAnsi="Arial" w:cs="Arial"/>
          <w:color w:val="000000"/>
        </w:rPr>
        <w:t xml:space="preserve">follows this protocol. </w:t>
      </w:r>
    </w:p>
    <w:p w14:paraId="008D01B0" w14:textId="77777777" w:rsidR="00C8466D" w:rsidRPr="007F3D5B" w:rsidRDefault="00C8466D" w:rsidP="00C8466D">
      <w:pPr>
        <w:rPr>
          <w:rFonts w:ascii="Arial" w:hAnsi="Arial" w:cs="Arial"/>
          <w:color w:val="000000"/>
          <w:sz w:val="22"/>
          <w:szCs w:val="22"/>
        </w:rPr>
      </w:pPr>
    </w:p>
    <w:p w14:paraId="3C867D3A" w14:textId="5417948D" w:rsidR="00C8466D" w:rsidRPr="007F3D5B" w:rsidRDefault="00C8466D" w:rsidP="005413FC">
      <w:pPr>
        <w:pStyle w:val="ListParagraph"/>
        <w:numPr>
          <w:ilvl w:val="0"/>
          <w:numId w:val="3"/>
        </w:numPr>
        <w:spacing w:after="0" w:line="240" w:lineRule="auto"/>
        <w:rPr>
          <w:rFonts w:ascii="Arial" w:hAnsi="Arial" w:cs="Arial"/>
          <w:color w:val="000000"/>
          <w:sz w:val="14"/>
          <w:szCs w:val="14"/>
        </w:rPr>
      </w:pPr>
      <w:r w:rsidRPr="007F3D5B">
        <w:rPr>
          <w:rFonts w:ascii="Arial" w:hAnsi="Arial" w:cs="Arial"/>
          <w:color w:val="000000"/>
        </w:rPr>
        <w:t xml:space="preserve">Proceed with SMARTer RACE cDNA Amplification kit using 10ng </w:t>
      </w:r>
      <w:r w:rsidR="00956188">
        <w:rPr>
          <w:rFonts w:ascii="Arial" w:hAnsi="Arial" w:cs="Arial"/>
          <w:color w:val="000000"/>
        </w:rPr>
        <w:t>–</w:t>
      </w:r>
      <w:r w:rsidRPr="007F3D5B">
        <w:rPr>
          <w:rFonts w:ascii="Arial" w:hAnsi="Arial" w:cs="Arial"/>
          <w:color w:val="000000"/>
        </w:rPr>
        <w:t xml:space="preserve"> 1</w:t>
      </w:r>
      <w:r w:rsidR="00956188" w:rsidRPr="00631B7D">
        <w:rPr>
          <w:rFonts w:ascii="Arial" w:hAnsi="Arial" w:cs="Arial"/>
          <w:color w:val="000000"/>
        </w:rPr>
        <w:t>μ</w:t>
      </w:r>
      <w:r w:rsidRPr="007F3D5B">
        <w:rPr>
          <w:rFonts w:ascii="Arial" w:hAnsi="Arial" w:cs="Arial"/>
          <w:color w:val="000000"/>
        </w:rPr>
        <w:t>g of RNA.</w:t>
      </w:r>
    </w:p>
    <w:p w14:paraId="0E7EEE12" w14:textId="77777777" w:rsidR="00C8466D" w:rsidRPr="007F3D5B" w:rsidRDefault="00C8466D" w:rsidP="00C8466D">
      <w:pPr>
        <w:rPr>
          <w:rFonts w:ascii="Arial" w:hAnsi="Arial" w:cs="Arial"/>
          <w:color w:val="000000"/>
          <w:sz w:val="22"/>
          <w:szCs w:val="22"/>
        </w:rPr>
      </w:pPr>
    </w:p>
    <w:p w14:paraId="367FD8DE" w14:textId="77777777" w:rsidR="00C8466D" w:rsidRPr="007F3D5B" w:rsidRDefault="00C8466D" w:rsidP="005413FC">
      <w:pPr>
        <w:pStyle w:val="ListParagraph"/>
        <w:numPr>
          <w:ilvl w:val="0"/>
          <w:numId w:val="3"/>
        </w:numPr>
        <w:spacing w:after="0" w:line="240" w:lineRule="auto"/>
        <w:rPr>
          <w:rFonts w:ascii="Arial" w:hAnsi="Arial" w:cs="Arial"/>
          <w:color w:val="000000"/>
        </w:rPr>
      </w:pPr>
      <w:r w:rsidRPr="007F3D5B">
        <w:rPr>
          <w:rFonts w:ascii="Arial" w:hAnsi="Arial" w:cs="Arial"/>
          <w:color w:val="000000"/>
        </w:rPr>
        <w:t>Prepare sufficient Buffer Mix for all reactions, then set aside at room temperature until preparation of RT master mix (step 6):</w:t>
      </w:r>
    </w:p>
    <w:tbl>
      <w:tblPr>
        <w:tblW w:w="5294" w:type="dxa"/>
        <w:tblInd w:w="355" w:type="dxa"/>
        <w:tblLook w:val="04A0" w:firstRow="1" w:lastRow="0" w:firstColumn="1" w:lastColumn="0" w:noHBand="0" w:noVBand="1"/>
      </w:tblPr>
      <w:tblGrid>
        <w:gridCol w:w="2345"/>
        <w:gridCol w:w="1300"/>
        <w:gridCol w:w="1308"/>
        <w:gridCol w:w="363"/>
      </w:tblGrid>
      <w:tr w:rsidR="00C8466D" w:rsidRPr="007F3D5B" w14:paraId="653E9AA3" w14:textId="77777777" w:rsidTr="00C8466D">
        <w:trPr>
          <w:trHeight w:val="320"/>
        </w:trPr>
        <w:tc>
          <w:tcPr>
            <w:tcW w:w="234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AF9C8E" w14:textId="77777777" w:rsidR="00C8466D" w:rsidRPr="007F3D5B" w:rsidRDefault="00C8466D" w:rsidP="00C8466D">
            <w:pPr>
              <w:rPr>
                <w:rFonts w:ascii="Arial" w:hAnsi="Arial" w:cs="Arial"/>
                <w:b/>
                <w:color w:val="000000"/>
                <w:sz w:val="22"/>
                <w:szCs w:val="22"/>
              </w:rPr>
            </w:pPr>
            <w:r w:rsidRPr="007F3D5B">
              <w:rPr>
                <w:rFonts w:ascii="Arial" w:hAnsi="Arial" w:cs="Arial"/>
                <w:b/>
                <w:color w:val="000000"/>
                <w:sz w:val="22"/>
                <w:szCs w:val="22"/>
              </w:rPr>
              <w:t>Buffer mix</w:t>
            </w: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14:paraId="2915E09C" w14:textId="41DD61DD" w:rsidR="00C8466D" w:rsidRPr="007F3D5B" w:rsidRDefault="00C8466D" w:rsidP="00C8466D">
            <w:pPr>
              <w:jc w:val="center"/>
              <w:rPr>
                <w:rFonts w:ascii="Arial" w:hAnsi="Arial" w:cs="Arial"/>
                <w:color w:val="000000"/>
                <w:sz w:val="22"/>
                <w:szCs w:val="22"/>
              </w:rPr>
            </w:pPr>
            <w:r w:rsidRPr="007F3D5B">
              <w:rPr>
                <w:rFonts w:ascii="Arial" w:hAnsi="Arial" w:cs="Arial"/>
                <w:color w:val="000000"/>
                <w:sz w:val="22"/>
                <w:szCs w:val="22"/>
              </w:rPr>
              <w:t>1X (</w:t>
            </w:r>
            <w:r w:rsidR="00731380">
              <w:rPr>
                <w:rFonts w:ascii="Arial" w:hAnsi="Arial" w:cs="Arial"/>
                <w:color w:val="000000"/>
                <w:sz w:val="22"/>
                <w:szCs w:val="22"/>
              </w:rPr>
              <w:t>μ</w:t>
            </w:r>
            <w:r w:rsidRPr="007F3D5B">
              <w:rPr>
                <w:rFonts w:ascii="Arial" w:hAnsi="Arial" w:cs="Arial"/>
                <w:color w:val="000000"/>
                <w:sz w:val="22"/>
                <w:szCs w:val="22"/>
              </w:rPr>
              <w:t>L)</w:t>
            </w:r>
          </w:p>
        </w:tc>
        <w:tc>
          <w:tcPr>
            <w:tcW w:w="1308" w:type="dxa"/>
            <w:tcBorders>
              <w:top w:val="single" w:sz="4" w:space="0" w:color="auto"/>
              <w:left w:val="nil"/>
              <w:bottom w:val="single" w:sz="4" w:space="0" w:color="auto"/>
              <w:right w:val="nil"/>
            </w:tcBorders>
            <w:shd w:val="clear" w:color="auto" w:fill="auto"/>
            <w:noWrap/>
            <w:vAlign w:val="bottom"/>
            <w:hideMark/>
          </w:tcPr>
          <w:p w14:paraId="47567F29" w14:textId="77777777" w:rsidR="00C8466D" w:rsidRPr="007F3D5B" w:rsidRDefault="00C8466D" w:rsidP="00C8466D">
            <w:pPr>
              <w:jc w:val="center"/>
              <w:rPr>
                <w:rFonts w:ascii="Arial" w:hAnsi="Arial" w:cs="Arial"/>
                <w:color w:val="000000"/>
                <w:sz w:val="22"/>
                <w:szCs w:val="22"/>
              </w:rPr>
            </w:pPr>
          </w:p>
        </w:tc>
        <w:tc>
          <w:tcPr>
            <w:tcW w:w="341" w:type="dxa"/>
            <w:tcBorders>
              <w:top w:val="single" w:sz="4" w:space="0" w:color="auto"/>
              <w:left w:val="nil"/>
              <w:bottom w:val="single" w:sz="4" w:space="0" w:color="auto"/>
              <w:right w:val="single" w:sz="4" w:space="0" w:color="auto"/>
            </w:tcBorders>
            <w:shd w:val="clear" w:color="auto" w:fill="auto"/>
            <w:noWrap/>
            <w:vAlign w:val="bottom"/>
            <w:hideMark/>
          </w:tcPr>
          <w:p w14:paraId="5C593477" w14:textId="77777777" w:rsidR="00C8466D" w:rsidRPr="007F3D5B" w:rsidRDefault="00C8466D" w:rsidP="00C8466D">
            <w:pPr>
              <w:rPr>
                <w:rFonts w:ascii="Arial" w:hAnsi="Arial" w:cs="Arial"/>
                <w:color w:val="000000"/>
                <w:sz w:val="22"/>
                <w:szCs w:val="22"/>
              </w:rPr>
            </w:pPr>
            <w:r w:rsidRPr="007F3D5B">
              <w:rPr>
                <w:rFonts w:ascii="Arial" w:hAnsi="Arial" w:cs="Arial"/>
                <w:color w:val="000000"/>
                <w:sz w:val="22"/>
                <w:szCs w:val="22"/>
              </w:rPr>
              <w:t>X</w:t>
            </w:r>
          </w:p>
        </w:tc>
      </w:tr>
      <w:tr w:rsidR="00C8466D" w:rsidRPr="007F3D5B" w14:paraId="2E4B96AA" w14:textId="77777777" w:rsidTr="00C8466D">
        <w:trPr>
          <w:trHeight w:val="320"/>
        </w:trPr>
        <w:tc>
          <w:tcPr>
            <w:tcW w:w="2345" w:type="dxa"/>
            <w:tcBorders>
              <w:top w:val="nil"/>
              <w:left w:val="single" w:sz="4" w:space="0" w:color="auto"/>
              <w:bottom w:val="single" w:sz="4" w:space="0" w:color="auto"/>
              <w:right w:val="single" w:sz="4" w:space="0" w:color="auto"/>
            </w:tcBorders>
            <w:shd w:val="clear" w:color="auto" w:fill="auto"/>
            <w:noWrap/>
            <w:vAlign w:val="bottom"/>
            <w:hideMark/>
          </w:tcPr>
          <w:p w14:paraId="2DBF3E27" w14:textId="77777777" w:rsidR="00C8466D" w:rsidRPr="007F3D5B" w:rsidRDefault="00C8466D" w:rsidP="00C8466D">
            <w:pPr>
              <w:rPr>
                <w:rFonts w:ascii="Arial" w:hAnsi="Arial" w:cs="Arial"/>
                <w:color w:val="000000"/>
                <w:sz w:val="22"/>
                <w:szCs w:val="22"/>
              </w:rPr>
            </w:pPr>
            <w:r w:rsidRPr="007F3D5B">
              <w:rPr>
                <w:rFonts w:ascii="Arial" w:hAnsi="Arial" w:cs="Arial"/>
                <w:color w:val="000000"/>
                <w:sz w:val="22"/>
                <w:szCs w:val="22"/>
              </w:rPr>
              <w:t>5X 1st strand buffer</w:t>
            </w:r>
          </w:p>
        </w:tc>
        <w:tc>
          <w:tcPr>
            <w:tcW w:w="1300" w:type="dxa"/>
            <w:tcBorders>
              <w:top w:val="nil"/>
              <w:left w:val="nil"/>
              <w:bottom w:val="single" w:sz="4" w:space="0" w:color="auto"/>
              <w:right w:val="single" w:sz="4" w:space="0" w:color="auto"/>
            </w:tcBorders>
            <w:shd w:val="clear" w:color="auto" w:fill="auto"/>
            <w:noWrap/>
            <w:vAlign w:val="bottom"/>
            <w:hideMark/>
          </w:tcPr>
          <w:p w14:paraId="1CC016F7" w14:textId="77777777" w:rsidR="00C8466D" w:rsidRPr="007F3D5B" w:rsidRDefault="00C8466D" w:rsidP="00C8466D">
            <w:pPr>
              <w:jc w:val="center"/>
              <w:rPr>
                <w:rFonts w:ascii="Arial" w:hAnsi="Arial" w:cs="Arial"/>
                <w:color w:val="000000"/>
                <w:sz w:val="22"/>
                <w:szCs w:val="22"/>
              </w:rPr>
            </w:pPr>
            <w:r w:rsidRPr="007F3D5B">
              <w:rPr>
                <w:rFonts w:ascii="Arial" w:hAnsi="Arial" w:cs="Arial"/>
                <w:color w:val="000000"/>
                <w:sz w:val="22"/>
                <w:szCs w:val="22"/>
              </w:rPr>
              <w:t>4</w:t>
            </w:r>
          </w:p>
        </w:tc>
        <w:tc>
          <w:tcPr>
            <w:tcW w:w="1649"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103DCF6F" w14:textId="77777777" w:rsidR="00C8466D" w:rsidRPr="007F3D5B" w:rsidRDefault="00C8466D" w:rsidP="00C8466D">
            <w:pPr>
              <w:jc w:val="center"/>
              <w:rPr>
                <w:rFonts w:ascii="Arial" w:hAnsi="Arial" w:cs="Arial"/>
                <w:color w:val="000000"/>
                <w:sz w:val="22"/>
                <w:szCs w:val="22"/>
              </w:rPr>
            </w:pPr>
          </w:p>
        </w:tc>
      </w:tr>
      <w:tr w:rsidR="00C8466D" w:rsidRPr="007F3D5B" w14:paraId="52651C53" w14:textId="77777777" w:rsidTr="00C8466D">
        <w:trPr>
          <w:trHeight w:val="320"/>
        </w:trPr>
        <w:tc>
          <w:tcPr>
            <w:tcW w:w="2345" w:type="dxa"/>
            <w:tcBorders>
              <w:top w:val="nil"/>
              <w:left w:val="single" w:sz="4" w:space="0" w:color="auto"/>
              <w:bottom w:val="single" w:sz="4" w:space="0" w:color="auto"/>
              <w:right w:val="single" w:sz="4" w:space="0" w:color="auto"/>
            </w:tcBorders>
            <w:shd w:val="clear" w:color="auto" w:fill="auto"/>
            <w:noWrap/>
            <w:vAlign w:val="bottom"/>
            <w:hideMark/>
          </w:tcPr>
          <w:p w14:paraId="24DFBA39" w14:textId="77777777" w:rsidR="00C8466D" w:rsidRPr="007F3D5B" w:rsidRDefault="00C8466D" w:rsidP="00C8466D">
            <w:pPr>
              <w:rPr>
                <w:rFonts w:ascii="Arial" w:hAnsi="Arial" w:cs="Arial"/>
                <w:color w:val="000000"/>
                <w:sz w:val="22"/>
                <w:szCs w:val="22"/>
              </w:rPr>
            </w:pPr>
            <w:r w:rsidRPr="007F3D5B">
              <w:rPr>
                <w:rFonts w:ascii="Arial" w:hAnsi="Arial" w:cs="Arial"/>
                <w:color w:val="000000"/>
                <w:sz w:val="22"/>
                <w:szCs w:val="22"/>
              </w:rPr>
              <w:t>DTT (20 mM)</w:t>
            </w:r>
          </w:p>
        </w:tc>
        <w:tc>
          <w:tcPr>
            <w:tcW w:w="1300" w:type="dxa"/>
            <w:tcBorders>
              <w:top w:val="nil"/>
              <w:left w:val="nil"/>
              <w:bottom w:val="single" w:sz="4" w:space="0" w:color="auto"/>
              <w:right w:val="single" w:sz="4" w:space="0" w:color="auto"/>
            </w:tcBorders>
            <w:shd w:val="clear" w:color="auto" w:fill="auto"/>
            <w:noWrap/>
            <w:vAlign w:val="bottom"/>
            <w:hideMark/>
          </w:tcPr>
          <w:p w14:paraId="35F7D49B" w14:textId="77777777" w:rsidR="00C8466D" w:rsidRPr="007F3D5B" w:rsidRDefault="00C8466D" w:rsidP="00C8466D">
            <w:pPr>
              <w:jc w:val="center"/>
              <w:rPr>
                <w:rFonts w:ascii="Arial" w:hAnsi="Arial" w:cs="Arial"/>
                <w:color w:val="000000"/>
                <w:sz w:val="22"/>
                <w:szCs w:val="22"/>
              </w:rPr>
            </w:pPr>
            <w:r w:rsidRPr="007F3D5B">
              <w:rPr>
                <w:rFonts w:ascii="Arial" w:hAnsi="Arial" w:cs="Arial"/>
                <w:color w:val="000000"/>
                <w:sz w:val="22"/>
                <w:szCs w:val="22"/>
              </w:rPr>
              <w:t>0.5</w:t>
            </w:r>
          </w:p>
        </w:tc>
        <w:tc>
          <w:tcPr>
            <w:tcW w:w="1649"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7FA4051D" w14:textId="77777777" w:rsidR="00C8466D" w:rsidRPr="007F3D5B" w:rsidRDefault="00C8466D" w:rsidP="00C8466D">
            <w:pPr>
              <w:jc w:val="center"/>
              <w:rPr>
                <w:rFonts w:ascii="Arial" w:hAnsi="Arial" w:cs="Arial"/>
                <w:color w:val="000000"/>
                <w:sz w:val="22"/>
                <w:szCs w:val="22"/>
              </w:rPr>
            </w:pPr>
          </w:p>
        </w:tc>
      </w:tr>
      <w:tr w:rsidR="00C8466D" w:rsidRPr="007F3D5B" w14:paraId="445FD606" w14:textId="77777777" w:rsidTr="00C8466D">
        <w:trPr>
          <w:trHeight w:val="320"/>
        </w:trPr>
        <w:tc>
          <w:tcPr>
            <w:tcW w:w="2345" w:type="dxa"/>
            <w:tcBorders>
              <w:top w:val="nil"/>
              <w:left w:val="single" w:sz="4" w:space="0" w:color="auto"/>
              <w:bottom w:val="single" w:sz="4" w:space="0" w:color="auto"/>
              <w:right w:val="single" w:sz="4" w:space="0" w:color="auto"/>
            </w:tcBorders>
            <w:shd w:val="clear" w:color="auto" w:fill="auto"/>
            <w:noWrap/>
            <w:vAlign w:val="bottom"/>
            <w:hideMark/>
          </w:tcPr>
          <w:p w14:paraId="0BFC807C" w14:textId="77777777" w:rsidR="00C8466D" w:rsidRPr="007F3D5B" w:rsidRDefault="00C8466D" w:rsidP="00C8466D">
            <w:pPr>
              <w:rPr>
                <w:rFonts w:ascii="Arial" w:hAnsi="Arial" w:cs="Arial"/>
                <w:color w:val="000000"/>
                <w:sz w:val="22"/>
                <w:szCs w:val="22"/>
              </w:rPr>
            </w:pPr>
            <w:r w:rsidRPr="007F3D5B">
              <w:rPr>
                <w:rFonts w:ascii="Arial" w:hAnsi="Arial" w:cs="Arial"/>
                <w:color w:val="000000"/>
                <w:sz w:val="22"/>
                <w:szCs w:val="22"/>
              </w:rPr>
              <w:t>dNTP mix (10 mM)</w:t>
            </w:r>
          </w:p>
        </w:tc>
        <w:tc>
          <w:tcPr>
            <w:tcW w:w="1300" w:type="dxa"/>
            <w:tcBorders>
              <w:top w:val="nil"/>
              <w:left w:val="nil"/>
              <w:bottom w:val="single" w:sz="4" w:space="0" w:color="auto"/>
              <w:right w:val="single" w:sz="4" w:space="0" w:color="auto"/>
            </w:tcBorders>
            <w:shd w:val="clear" w:color="auto" w:fill="auto"/>
            <w:noWrap/>
            <w:vAlign w:val="bottom"/>
            <w:hideMark/>
          </w:tcPr>
          <w:p w14:paraId="70D9D0D6" w14:textId="77777777" w:rsidR="00C8466D" w:rsidRPr="007F3D5B" w:rsidRDefault="00C8466D" w:rsidP="00C8466D">
            <w:pPr>
              <w:jc w:val="center"/>
              <w:rPr>
                <w:rFonts w:ascii="Arial" w:hAnsi="Arial" w:cs="Arial"/>
                <w:color w:val="000000"/>
                <w:sz w:val="22"/>
                <w:szCs w:val="22"/>
              </w:rPr>
            </w:pPr>
            <w:r w:rsidRPr="007F3D5B">
              <w:rPr>
                <w:rFonts w:ascii="Arial" w:hAnsi="Arial" w:cs="Arial"/>
                <w:color w:val="000000"/>
                <w:sz w:val="22"/>
                <w:szCs w:val="22"/>
              </w:rPr>
              <w:t>1</w:t>
            </w:r>
          </w:p>
        </w:tc>
        <w:tc>
          <w:tcPr>
            <w:tcW w:w="1649"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6F2D9FFE" w14:textId="77777777" w:rsidR="00C8466D" w:rsidRPr="007F3D5B" w:rsidRDefault="00C8466D" w:rsidP="00C8466D">
            <w:pPr>
              <w:jc w:val="center"/>
              <w:rPr>
                <w:rFonts w:ascii="Arial" w:hAnsi="Arial" w:cs="Arial"/>
                <w:color w:val="000000"/>
                <w:sz w:val="22"/>
                <w:szCs w:val="22"/>
              </w:rPr>
            </w:pPr>
          </w:p>
        </w:tc>
      </w:tr>
      <w:tr w:rsidR="00C8466D" w:rsidRPr="007F3D5B" w14:paraId="018EF60D" w14:textId="77777777" w:rsidTr="00C8466D">
        <w:trPr>
          <w:trHeight w:val="320"/>
        </w:trPr>
        <w:tc>
          <w:tcPr>
            <w:tcW w:w="2345" w:type="dxa"/>
            <w:tcBorders>
              <w:top w:val="nil"/>
              <w:left w:val="single" w:sz="4" w:space="0" w:color="auto"/>
              <w:bottom w:val="single" w:sz="4" w:space="0" w:color="auto"/>
              <w:right w:val="single" w:sz="4" w:space="0" w:color="auto"/>
            </w:tcBorders>
            <w:shd w:val="clear" w:color="auto" w:fill="auto"/>
            <w:noWrap/>
            <w:vAlign w:val="bottom"/>
            <w:hideMark/>
          </w:tcPr>
          <w:p w14:paraId="2BA27CAC" w14:textId="77777777" w:rsidR="00C8466D" w:rsidRPr="007F3D5B" w:rsidRDefault="00C8466D" w:rsidP="00C8466D">
            <w:pPr>
              <w:rPr>
                <w:rFonts w:ascii="Arial" w:hAnsi="Arial" w:cs="Arial"/>
                <w:color w:val="000000"/>
                <w:sz w:val="22"/>
                <w:szCs w:val="22"/>
              </w:rPr>
            </w:pPr>
            <w:r w:rsidRPr="007F3D5B">
              <w:rPr>
                <w:rFonts w:ascii="Arial" w:hAnsi="Arial" w:cs="Arial"/>
                <w:color w:val="000000"/>
                <w:sz w:val="22"/>
                <w:szCs w:val="22"/>
              </w:rPr>
              <w:t>Total</w:t>
            </w:r>
          </w:p>
        </w:tc>
        <w:tc>
          <w:tcPr>
            <w:tcW w:w="1300" w:type="dxa"/>
            <w:tcBorders>
              <w:top w:val="nil"/>
              <w:left w:val="nil"/>
              <w:bottom w:val="single" w:sz="4" w:space="0" w:color="auto"/>
              <w:right w:val="single" w:sz="4" w:space="0" w:color="auto"/>
            </w:tcBorders>
            <w:shd w:val="clear" w:color="auto" w:fill="auto"/>
            <w:noWrap/>
            <w:vAlign w:val="bottom"/>
            <w:hideMark/>
          </w:tcPr>
          <w:p w14:paraId="139599D2" w14:textId="77777777" w:rsidR="00C8466D" w:rsidRPr="007F3D5B" w:rsidRDefault="00C8466D" w:rsidP="00C8466D">
            <w:pPr>
              <w:jc w:val="center"/>
              <w:rPr>
                <w:rFonts w:ascii="Arial" w:hAnsi="Arial" w:cs="Arial"/>
                <w:color w:val="000000"/>
                <w:sz w:val="22"/>
                <w:szCs w:val="22"/>
              </w:rPr>
            </w:pPr>
            <w:r w:rsidRPr="007F3D5B">
              <w:rPr>
                <w:rFonts w:ascii="Arial" w:hAnsi="Arial" w:cs="Arial"/>
                <w:color w:val="000000"/>
                <w:sz w:val="22"/>
                <w:szCs w:val="22"/>
              </w:rPr>
              <w:t>5.5</w:t>
            </w:r>
          </w:p>
        </w:tc>
        <w:tc>
          <w:tcPr>
            <w:tcW w:w="1649"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6D3ABDC4" w14:textId="77777777" w:rsidR="00C8466D" w:rsidRPr="007F3D5B" w:rsidRDefault="00C8466D" w:rsidP="00C8466D">
            <w:pPr>
              <w:jc w:val="center"/>
              <w:rPr>
                <w:rFonts w:ascii="Arial" w:hAnsi="Arial" w:cs="Arial"/>
                <w:color w:val="000000"/>
                <w:sz w:val="22"/>
                <w:szCs w:val="22"/>
              </w:rPr>
            </w:pPr>
          </w:p>
        </w:tc>
      </w:tr>
    </w:tbl>
    <w:p w14:paraId="6C91570F" w14:textId="0C891FC2" w:rsidR="00C8466D" w:rsidRPr="007F3D5B" w:rsidRDefault="00C8466D" w:rsidP="00C8466D">
      <w:pPr>
        <w:rPr>
          <w:rFonts w:ascii="Arial" w:hAnsi="Arial" w:cs="Arial"/>
          <w:color w:val="000000"/>
          <w:sz w:val="22"/>
          <w:szCs w:val="22"/>
        </w:rPr>
      </w:pPr>
    </w:p>
    <w:p w14:paraId="1EC5C334" w14:textId="77777777" w:rsidR="00C8466D" w:rsidRPr="007F3D5B" w:rsidRDefault="00C8466D" w:rsidP="005413FC">
      <w:pPr>
        <w:pStyle w:val="ListParagraph"/>
        <w:numPr>
          <w:ilvl w:val="0"/>
          <w:numId w:val="3"/>
        </w:numPr>
        <w:spacing w:after="0" w:line="240" w:lineRule="auto"/>
        <w:rPr>
          <w:rFonts w:ascii="Arial" w:hAnsi="Arial" w:cs="Arial"/>
          <w:color w:val="000000"/>
        </w:rPr>
      </w:pPr>
      <w:r w:rsidRPr="007F3D5B">
        <w:rPr>
          <w:rFonts w:ascii="Arial" w:hAnsi="Arial" w:cs="Arial"/>
          <w:color w:val="000000"/>
        </w:rPr>
        <w:t>Prepare RNA + primer in a separate tube to denature RNA</w:t>
      </w:r>
    </w:p>
    <w:p w14:paraId="23DE52F9" w14:textId="5250D1D3" w:rsidR="00C8466D" w:rsidRPr="007F3D5B" w:rsidRDefault="00C8466D" w:rsidP="005413FC">
      <w:pPr>
        <w:pStyle w:val="ListParagraph"/>
        <w:numPr>
          <w:ilvl w:val="1"/>
          <w:numId w:val="3"/>
        </w:numPr>
        <w:spacing w:after="0" w:line="240" w:lineRule="auto"/>
        <w:rPr>
          <w:rFonts w:ascii="Arial" w:hAnsi="Arial" w:cs="Arial"/>
          <w:b/>
          <w:bCs/>
          <w:color w:val="000000"/>
        </w:rPr>
      </w:pPr>
      <w:r w:rsidRPr="007F3D5B">
        <w:rPr>
          <w:rFonts w:ascii="Arial" w:hAnsi="Arial" w:cs="Arial"/>
          <w:b/>
          <w:bCs/>
          <w:color w:val="000000"/>
        </w:rPr>
        <w:t xml:space="preserve">1-10 </w:t>
      </w:r>
      <w:r w:rsidR="00731380" w:rsidRPr="00731380">
        <w:rPr>
          <w:rFonts w:ascii="Arial" w:hAnsi="Arial" w:cs="Arial"/>
          <w:b/>
          <w:bCs/>
          <w:color w:val="000000"/>
        </w:rPr>
        <w:t>μ</w:t>
      </w:r>
      <w:r w:rsidRPr="007F3D5B">
        <w:rPr>
          <w:rFonts w:ascii="Arial" w:hAnsi="Arial" w:cs="Arial"/>
          <w:b/>
          <w:bCs/>
          <w:color w:val="000000"/>
        </w:rPr>
        <w:t>l RNA (10-1000 ng)</w:t>
      </w:r>
    </w:p>
    <w:p w14:paraId="2321CCF6" w14:textId="0CFF3839" w:rsidR="00C8466D" w:rsidRPr="007F3D5B" w:rsidRDefault="00C8466D" w:rsidP="005413FC">
      <w:pPr>
        <w:pStyle w:val="ListParagraph"/>
        <w:numPr>
          <w:ilvl w:val="1"/>
          <w:numId w:val="3"/>
        </w:numPr>
        <w:spacing w:after="0" w:line="240" w:lineRule="auto"/>
        <w:rPr>
          <w:rFonts w:ascii="Arial" w:hAnsi="Arial" w:cs="Arial"/>
          <w:color w:val="000000"/>
        </w:rPr>
      </w:pPr>
      <w:r w:rsidRPr="007F3D5B">
        <w:rPr>
          <w:rFonts w:ascii="Arial" w:hAnsi="Arial" w:cs="Arial"/>
          <w:color w:val="000000"/>
        </w:rPr>
        <w:t xml:space="preserve">1 </w:t>
      </w:r>
      <w:r w:rsidR="00731380">
        <w:rPr>
          <w:rFonts w:ascii="Arial" w:hAnsi="Arial" w:cs="Arial"/>
          <w:color w:val="000000"/>
        </w:rPr>
        <w:t>μ</w:t>
      </w:r>
      <w:r w:rsidRPr="007F3D5B">
        <w:rPr>
          <w:rFonts w:ascii="Arial" w:hAnsi="Arial" w:cs="Arial"/>
          <w:color w:val="000000"/>
        </w:rPr>
        <w:t>l 5’ CDS Primer A</w:t>
      </w:r>
    </w:p>
    <w:p w14:paraId="62C0BD2D" w14:textId="09FD0C95" w:rsidR="00C8466D" w:rsidRPr="007F3D5B" w:rsidRDefault="00C8466D" w:rsidP="005413FC">
      <w:pPr>
        <w:pStyle w:val="ListParagraph"/>
        <w:numPr>
          <w:ilvl w:val="1"/>
          <w:numId w:val="3"/>
        </w:numPr>
        <w:spacing w:after="0" w:line="240" w:lineRule="auto"/>
        <w:rPr>
          <w:rFonts w:ascii="Arial" w:hAnsi="Arial" w:cs="Arial"/>
          <w:color w:val="000000"/>
        </w:rPr>
      </w:pPr>
      <w:r w:rsidRPr="007F3D5B">
        <w:rPr>
          <w:rFonts w:ascii="Arial" w:hAnsi="Arial" w:cs="Arial"/>
          <w:color w:val="000000"/>
        </w:rPr>
        <w:t>*For control reaction, use 1</w:t>
      </w:r>
      <w:r w:rsidR="00731380">
        <w:rPr>
          <w:rFonts w:ascii="Arial" w:hAnsi="Arial" w:cs="Arial"/>
          <w:color w:val="000000"/>
        </w:rPr>
        <w:t>μ</w:t>
      </w:r>
      <w:r w:rsidRPr="007F3D5B">
        <w:rPr>
          <w:rFonts w:ascii="Arial" w:hAnsi="Arial" w:cs="Arial"/>
          <w:color w:val="000000"/>
        </w:rPr>
        <w:t>l of Control Mouse Heart Total RNA (1</w:t>
      </w:r>
      <w:r w:rsidR="00731380">
        <w:rPr>
          <w:rFonts w:ascii="Arial" w:hAnsi="Arial" w:cs="Arial"/>
          <w:color w:val="000000"/>
        </w:rPr>
        <w:t>μ</w:t>
      </w:r>
      <w:r w:rsidRPr="007F3D5B">
        <w:rPr>
          <w:rFonts w:ascii="Arial" w:hAnsi="Arial" w:cs="Arial"/>
          <w:color w:val="000000"/>
        </w:rPr>
        <w:t>g/</w:t>
      </w:r>
      <w:r w:rsidR="00731380">
        <w:rPr>
          <w:rFonts w:ascii="Arial" w:hAnsi="Arial" w:cs="Arial"/>
          <w:color w:val="000000"/>
        </w:rPr>
        <w:t>μ</w:t>
      </w:r>
      <w:r w:rsidRPr="007F3D5B">
        <w:rPr>
          <w:rFonts w:ascii="Arial" w:hAnsi="Arial" w:cs="Arial"/>
          <w:color w:val="000000"/>
        </w:rPr>
        <w:t>l)</w:t>
      </w:r>
    </w:p>
    <w:p w14:paraId="17264FF3" w14:textId="500BF69B" w:rsidR="00C8466D" w:rsidRPr="007F3D5B" w:rsidRDefault="00C8466D" w:rsidP="005413FC">
      <w:pPr>
        <w:pStyle w:val="ListParagraph"/>
        <w:numPr>
          <w:ilvl w:val="1"/>
          <w:numId w:val="3"/>
        </w:numPr>
        <w:spacing w:after="0" w:line="240" w:lineRule="auto"/>
        <w:rPr>
          <w:rFonts w:ascii="Arial" w:hAnsi="Arial" w:cs="Arial"/>
          <w:color w:val="000000"/>
        </w:rPr>
      </w:pPr>
      <w:r w:rsidRPr="007F3D5B">
        <w:rPr>
          <w:rFonts w:ascii="Arial" w:hAnsi="Arial" w:cs="Arial"/>
          <w:color w:val="000000"/>
        </w:rPr>
        <w:t xml:space="preserve">Add sterile H2O to bring to a final volume of </w:t>
      </w:r>
      <w:r w:rsidRPr="007F3D5B">
        <w:rPr>
          <w:rFonts w:ascii="Arial" w:hAnsi="Arial" w:cs="Arial"/>
          <w:b/>
          <w:bCs/>
          <w:color w:val="000000"/>
        </w:rPr>
        <w:t xml:space="preserve">11 </w:t>
      </w:r>
      <w:r w:rsidR="00731380" w:rsidRPr="00731380">
        <w:rPr>
          <w:rFonts w:ascii="Arial" w:hAnsi="Arial" w:cs="Arial"/>
          <w:b/>
          <w:bCs/>
          <w:color w:val="000000"/>
        </w:rPr>
        <w:t>μ</w:t>
      </w:r>
      <w:r w:rsidRPr="007F3D5B">
        <w:rPr>
          <w:rFonts w:ascii="Arial" w:hAnsi="Arial" w:cs="Arial"/>
          <w:b/>
          <w:bCs/>
          <w:color w:val="000000"/>
        </w:rPr>
        <w:t>l</w:t>
      </w:r>
      <w:r w:rsidRPr="007F3D5B">
        <w:rPr>
          <w:rFonts w:ascii="Arial" w:hAnsi="Arial" w:cs="Arial"/>
          <w:color w:val="000000"/>
        </w:rPr>
        <w:t>.</w:t>
      </w:r>
    </w:p>
    <w:p w14:paraId="33D5E6A2" w14:textId="77777777" w:rsidR="00C8466D" w:rsidRPr="007F3D5B" w:rsidRDefault="00C8466D" w:rsidP="005413FC">
      <w:pPr>
        <w:pStyle w:val="ListParagraph"/>
        <w:numPr>
          <w:ilvl w:val="1"/>
          <w:numId w:val="3"/>
        </w:numPr>
        <w:spacing w:after="0" w:line="240" w:lineRule="auto"/>
        <w:rPr>
          <w:rFonts w:ascii="Arial" w:hAnsi="Arial" w:cs="Arial"/>
          <w:color w:val="000000"/>
        </w:rPr>
      </w:pPr>
      <w:r w:rsidRPr="007F3D5B">
        <w:rPr>
          <w:rFonts w:ascii="Arial" w:hAnsi="Arial" w:cs="Arial"/>
          <w:color w:val="000000"/>
        </w:rPr>
        <w:t>Mix and spin briefly</w:t>
      </w:r>
    </w:p>
    <w:p w14:paraId="2FFDA806" w14:textId="5CC77409" w:rsidR="00C8466D" w:rsidRPr="007F3D5B" w:rsidRDefault="00C8466D" w:rsidP="005413FC">
      <w:pPr>
        <w:pStyle w:val="ListParagraph"/>
        <w:numPr>
          <w:ilvl w:val="1"/>
          <w:numId w:val="3"/>
        </w:numPr>
        <w:spacing w:after="0" w:line="240" w:lineRule="auto"/>
        <w:rPr>
          <w:rFonts w:ascii="Arial" w:hAnsi="Arial" w:cs="Arial"/>
          <w:color w:val="000000"/>
        </w:rPr>
      </w:pPr>
      <w:r w:rsidRPr="007F3D5B">
        <w:rPr>
          <w:rFonts w:ascii="Arial" w:hAnsi="Arial" w:cs="Arial"/>
          <w:color w:val="000000"/>
        </w:rPr>
        <w:t>Incubate tube(s) at 72°C for 3’</w:t>
      </w:r>
      <w:r w:rsidR="00232E42" w:rsidRPr="007F3D5B">
        <w:rPr>
          <w:rFonts w:ascii="Arial" w:hAnsi="Arial" w:cs="Arial"/>
          <w:color w:val="000000"/>
        </w:rPr>
        <w:t xml:space="preserve"> in heated-lid thermal cycler</w:t>
      </w:r>
      <w:r w:rsidRPr="007F3D5B">
        <w:rPr>
          <w:rFonts w:ascii="Arial" w:hAnsi="Arial" w:cs="Arial"/>
          <w:color w:val="000000"/>
        </w:rPr>
        <w:t xml:space="preserve">. </w:t>
      </w:r>
    </w:p>
    <w:p w14:paraId="3123B97C" w14:textId="79FA7F94" w:rsidR="00C8466D" w:rsidRPr="007F3D5B" w:rsidRDefault="00C8466D" w:rsidP="005413FC">
      <w:pPr>
        <w:pStyle w:val="ListParagraph"/>
        <w:numPr>
          <w:ilvl w:val="1"/>
          <w:numId w:val="3"/>
        </w:numPr>
        <w:spacing w:after="0" w:line="240" w:lineRule="auto"/>
        <w:rPr>
          <w:rFonts w:ascii="Arial" w:hAnsi="Arial" w:cs="Arial"/>
          <w:color w:val="000000"/>
        </w:rPr>
      </w:pPr>
      <w:r w:rsidRPr="007F3D5B">
        <w:rPr>
          <w:rFonts w:ascii="Arial" w:hAnsi="Arial" w:cs="Arial"/>
          <w:color w:val="000000"/>
        </w:rPr>
        <w:t>Cool to 42°C for 2’</w:t>
      </w:r>
      <w:r w:rsidR="00232E42" w:rsidRPr="007F3D5B">
        <w:rPr>
          <w:rFonts w:ascii="Arial" w:hAnsi="Arial" w:cs="Arial"/>
          <w:color w:val="000000"/>
        </w:rPr>
        <w:t xml:space="preserve"> in heated-lid thermal cycler.</w:t>
      </w:r>
    </w:p>
    <w:p w14:paraId="428F9294" w14:textId="77777777" w:rsidR="00C8466D" w:rsidRPr="007F3D5B" w:rsidRDefault="00C8466D" w:rsidP="005413FC">
      <w:pPr>
        <w:pStyle w:val="ListParagraph"/>
        <w:numPr>
          <w:ilvl w:val="1"/>
          <w:numId w:val="3"/>
        </w:numPr>
        <w:spacing w:after="0" w:line="240" w:lineRule="auto"/>
        <w:rPr>
          <w:rFonts w:ascii="Arial" w:hAnsi="Arial" w:cs="Arial"/>
          <w:color w:val="000000"/>
        </w:rPr>
      </w:pPr>
      <w:r w:rsidRPr="007F3D5B">
        <w:rPr>
          <w:rFonts w:ascii="Arial" w:hAnsi="Arial" w:cs="Arial"/>
          <w:color w:val="000000"/>
        </w:rPr>
        <w:t>Spin 10” to collect condensation.</w:t>
      </w:r>
    </w:p>
    <w:p w14:paraId="18F70B03" w14:textId="45F6940D" w:rsidR="00C8466D" w:rsidRPr="007F3D5B" w:rsidRDefault="00C8466D" w:rsidP="005413FC">
      <w:pPr>
        <w:pStyle w:val="ListParagraph"/>
        <w:numPr>
          <w:ilvl w:val="1"/>
          <w:numId w:val="3"/>
        </w:numPr>
        <w:spacing w:after="0" w:line="240" w:lineRule="auto"/>
        <w:rPr>
          <w:rFonts w:ascii="Arial" w:hAnsi="Arial" w:cs="Arial"/>
          <w:color w:val="000000"/>
        </w:rPr>
      </w:pPr>
      <w:r w:rsidRPr="007F3D5B">
        <w:rPr>
          <w:rFonts w:ascii="Arial" w:hAnsi="Arial" w:cs="Arial"/>
          <w:color w:val="000000"/>
        </w:rPr>
        <w:t xml:space="preserve">Add </w:t>
      </w:r>
      <w:r w:rsidRPr="007F3D5B">
        <w:rPr>
          <w:rFonts w:ascii="Arial" w:hAnsi="Arial" w:cs="Arial"/>
          <w:b/>
          <w:bCs/>
          <w:color w:val="000000"/>
        </w:rPr>
        <w:t xml:space="preserve">1 </w:t>
      </w:r>
      <w:r w:rsidR="00731380" w:rsidRPr="00731380">
        <w:rPr>
          <w:rFonts w:ascii="Arial" w:hAnsi="Arial" w:cs="Arial"/>
          <w:b/>
          <w:bCs/>
          <w:color w:val="000000"/>
        </w:rPr>
        <w:t>μ</w:t>
      </w:r>
      <w:r w:rsidRPr="007F3D5B">
        <w:rPr>
          <w:rFonts w:ascii="Arial" w:hAnsi="Arial" w:cs="Arial"/>
          <w:b/>
          <w:bCs/>
          <w:color w:val="000000"/>
        </w:rPr>
        <w:t>l</w:t>
      </w:r>
      <w:r w:rsidRPr="007F3D5B">
        <w:rPr>
          <w:rFonts w:ascii="Arial" w:hAnsi="Arial" w:cs="Arial"/>
          <w:color w:val="000000"/>
        </w:rPr>
        <w:t xml:space="preserve"> of SMARTer IIA oligo to each tube of 5' RACE cDNA reactions</w:t>
      </w:r>
    </w:p>
    <w:p w14:paraId="586E445C" w14:textId="77777777" w:rsidR="00C8466D" w:rsidRPr="007F3D5B" w:rsidRDefault="00C8466D" w:rsidP="00C8466D">
      <w:pPr>
        <w:pStyle w:val="ListParagraph"/>
        <w:spacing w:after="0" w:line="240" w:lineRule="auto"/>
        <w:ind w:left="1440"/>
        <w:rPr>
          <w:rFonts w:ascii="Arial" w:hAnsi="Arial" w:cs="Arial"/>
          <w:color w:val="000000"/>
        </w:rPr>
      </w:pPr>
    </w:p>
    <w:p w14:paraId="19416833" w14:textId="77777777" w:rsidR="00C8466D" w:rsidRPr="007F3D5B" w:rsidRDefault="00C8466D" w:rsidP="005413FC">
      <w:pPr>
        <w:pStyle w:val="ListParagraph"/>
        <w:numPr>
          <w:ilvl w:val="0"/>
          <w:numId w:val="3"/>
        </w:numPr>
        <w:spacing w:after="0" w:line="240" w:lineRule="auto"/>
        <w:rPr>
          <w:rFonts w:ascii="Arial" w:hAnsi="Arial" w:cs="Arial"/>
          <w:color w:val="000000"/>
        </w:rPr>
      </w:pPr>
      <w:r w:rsidRPr="007F3D5B">
        <w:rPr>
          <w:rFonts w:ascii="Arial" w:hAnsi="Arial" w:cs="Arial"/>
          <w:color w:val="000000"/>
        </w:rPr>
        <w:t>Prepare RT master mix:</w:t>
      </w:r>
    </w:p>
    <w:tbl>
      <w:tblPr>
        <w:tblW w:w="6332" w:type="dxa"/>
        <w:tblInd w:w="503" w:type="dxa"/>
        <w:tblLook w:val="04A0" w:firstRow="1" w:lastRow="0" w:firstColumn="1" w:lastColumn="0" w:noHBand="0" w:noVBand="1"/>
      </w:tblPr>
      <w:tblGrid>
        <w:gridCol w:w="3272"/>
        <w:gridCol w:w="1170"/>
        <w:gridCol w:w="866"/>
        <w:gridCol w:w="1024"/>
      </w:tblGrid>
      <w:tr w:rsidR="00C8466D" w:rsidRPr="007F3D5B" w14:paraId="66066CC7" w14:textId="77777777" w:rsidTr="00C8466D">
        <w:trPr>
          <w:trHeight w:val="320"/>
        </w:trPr>
        <w:tc>
          <w:tcPr>
            <w:tcW w:w="32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4719C8" w14:textId="77777777" w:rsidR="00C8466D" w:rsidRPr="007F3D5B" w:rsidRDefault="00C8466D" w:rsidP="00C8466D">
            <w:pPr>
              <w:rPr>
                <w:rFonts w:ascii="Arial" w:hAnsi="Arial" w:cs="Arial"/>
                <w:b/>
                <w:bCs/>
                <w:color w:val="000000"/>
              </w:rPr>
            </w:pPr>
            <w:r w:rsidRPr="007F3D5B">
              <w:rPr>
                <w:rFonts w:ascii="Arial" w:hAnsi="Arial" w:cs="Arial"/>
                <w:b/>
                <w:bCs/>
                <w:color w:val="000000"/>
              </w:rPr>
              <w:t>RT MM</w:t>
            </w:r>
          </w:p>
        </w:tc>
        <w:tc>
          <w:tcPr>
            <w:tcW w:w="1170" w:type="dxa"/>
            <w:tcBorders>
              <w:top w:val="single" w:sz="4" w:space="0" w:color="auto"/>
              <w:left w:val="nil"/>
              <w:bottom w:val="single" w:sz="4" w:space="0" w:color="auto"/>
              <w:right w:val="single" w:sz="4" w:space="0" w:color="auto"/>
            </w:tcBorders>
            <w:shd w:val="clear" w:color="auto" w:fill="auto"/>
            <w:noWrap/>
            <w:vAlign w:val="bottom"/>
            <w:hideMark/>
          </w:tcPr>
          <w:p w14:paraId="2BB502C5" w14:textId="2E9E60F9" w:rsidR="00C8466D" w:rsidRPr="007F3D5B" w:rsidRDefault="00C8466D" w:rsidP="00C8466D">
            <w:pPr>
              <w:jc w:val="center"/>
              <w:rPr>
                <w:rFonts w:ascii="Arial" w:hAnsi="Arial" w:cs="Arial"/>
                <w:color w:val="000000"/>
              </w:rPr>
            </w:pPr>
            <w:r w:rsidRPr="007F3D5B">
              <w:rPr>
                <w:rFonts w:ascii="Arial" w:hAnsi="Arial" w:cs="Arial"/>
                <w:color w:val="000000"/>
              </w:rPr>
              <w:t>1X (</w:t>
            </w:r>
            <w:r w:rsidR="00731380">
              <w:rPr>
                <w:rFonts w:ascii="Arial" w:hAnsi="Arial" w:cs="Arial"/>
                <w:color w:val="000000"/>
                <w:sz w:val="22"/>
                <w:szCs w:val="22"/>
              </w:rPr>
              <w:t>μ</w:t>
            </w:r>
            <w:r w:rsidRPr="007F3D5B">
              <w:rPr>
                <w:rFonts w:ascii="Arial" w:hAnsi="Arial" w:cs="Arial"/>
                <w:color w:val="000000"/>
              </w:rPr>
              <w:t>L)</w:t>
            </w:r>
          </w:p>
        </w:tc>
        <w:tc>
          <w:tcPr>
            <w:tcW w:w="866" w:type="dxa"/>
            <w:tcBorders>
              <w:top w:val="single" w:sz="4" w:space="0" w:color="auto"/>
              <w:left w:val="nil"/>
              <w:bottom w:val="single" w:sz="4" w:space="0" w:color="auto"/>
              <w:right w:val="nil"/>
            </w:tcBorders>
            <w:shd w:val="clear" w:color="auto" w:fill="auto"/>
            <w:noWrap/>
            <w:vAlign w:val="bottom"/>
            <w:hideMark/>
          </w:tcPr>
          <w:p w14:paraId="5A3815CF" w14:textId="77777777" w:rsidR="00C8466D" w:rsidRPr="007F3D5B" w:rsidRDefault="00C8466D" w:rsidP="00C8466D">
            <w:pPr>
              <w:jc w:val="center"/>
              <w:rPr>
                <w:rFonts w:ascii="Arial" w:hAnsi="Arial" w:cs="Arial"/>
                <w:color w:val="000000"/>
              </w:rPr>
            </w:pPr>
          </w:p>
        </w:tc>
        <w:tc>
          <w:tcPr>
            <w:tcW w:w="1024" w:type="dxa"/>
            <w:tcBorders>
              <w:top w:val="single" w:sz="4" w:space="0" w:color="auto"/>
              <w:left w:val="nil"/>
              <w:bottom w:val="single" w:sz="4" w:space="0" w:color="auto"/>
              <w:right w:val="single" w:sz="4" w:space="0" w:color="auto"/>
            </w:tcBorders>
            <w:shd w:val="clear" w:color="auto" w:fill="auto"/>
            <w:noWrap/>
            <w:vAlign w:val="bottom"/>
            <w:hideMark/>
          </w:tcPr>
          <w:p w14:paraId="34A982A9" w14:textId="77777777" w:rsidR="00C8466D" w:rsidRPr="007F3D5B" w:rsidRDefault="00C8466D" w:rsidP="00C8466D">
            <w:pPr>
              <w:jc w:val="center"/>
              <w:rPr>
                <w:rFonts w:ascii="Arial" w:hAnsi="Arial" w:cs="Arial"/>
                <w:color w:val="000000"/>
              </w:rPr>
            </w:pPr>
            <w:r w:rsidRPr="007F3D5B">
              <w:rPr>
                <w:rFonts w:ascii="Arial" w:hAnsi="Arial" w:cs="Arial"/>
                <w:color w:val="000000"/>
              </w:rPr>
              <w:t>X</w:t>
            </w:r>
          </w:p>
        </w:tc>
      </w:tr>
      <w:tr w:rsidR="00C8466D" w:rsidRPr="007F3D5B" w14:paraId="0F15FBFE" w14:textId="77777777" w:rsidTr="00C8466D">
        <w:trPr>
          <w:trHeight w:val="320"/>
        </w:trPr>
        <w:tc>
          <w:tcPr>
            <w:tcW w:w="3272" w:type="dxa"/>
            <w:tcBorders>
              <w:top w:val="nil"/>
              <w:left w:val="single" w:sz="4" w:space="0" w:color="auto"/>
              <w:bottom w:val="single" w:sz="4" w:space="0" w:color="auto"/>
              <w:right w:val="single" w:sz="4" w:space="0" w:color="auto"/>
            </w:tcBorders>
            <w:shd w:val="clear" w:color="auto" w:fill="auto"/>
            <w:noWrap/>
            <w:vAlign w:val="bottom"/>
            <w:hideMark/>
          </w:tcPr>
          <w:p w14:paraId="1F87F0E7" w14:textId="77777777" w:rsidR="00C8466D" w:rsidRPr="007F3D5B" w:rsidRDefault="00C8466D" w:rsidP="00C8466D">
            <w:pPr>
              <w:rPr>
                <w:rFonts w:ascii="Arial" w:hAnsi="Arial" w:cs="Arial"/>
                <w:color w:val="000000"/>
              </w:rPr>
            </w:pPr>
            <w:r w:rsidRPr="007F3D5B">
              <w:rPr>
                <w:rFonts w:ascii="Arial" w:hAnsi="Arial" w:cs="Arial"/>
                <w:color w:val="000000"/>
              </w:rPr>
              <w:t>Buffer mix</w:t>
            </w:r>
          </w:p>
        </w:tc>
        <w:tc>
          <w:tcPr>
            <w:tcW w:w="1170" w:type="dxa"/>
            <w:tcBorders>
              <w:top w:val="nil"/>
              <w:left w:val="nil"/>
              <w:bottom w:val="single" w:sz="4" w:space="0" w:color="auto"/>
              <w:right w:val="single" w:sz="4" w:space="0" w:color="auto"/>
            </w:tcBorders>
            <w:shd w:val="clear" w:color="auto" w:fill="auto"/>
            <w:noWrap/>
            <w:vAlign w:val="bottom"/>
            <w:hideMark/>
          </w:tcPr>
          <w:p w14:paraId="3D3182E5" w14:textId="77777777" w:rsidR="00C8466D" w:rsidRPr="007F3D5B" w:rsidRDefault="00C8466D" w:rsidP="00C8466D">
            <w:pPr>
              <w:jc w:val="center"/>
              <w:rPr>
                <w:rFonts w:ascii="Arial" w:hAnsi="Arial" w:cs="Arial"/>
                <w:color w:val="000000"/>
              </w:rPr>
            </w:pPr>
            <w:r w:rsidRPr="007F3D5B">
              <w:rPr>
                <w:rFonts w:ascii="Arial" w:hAnsi="Arial" w:cs="Arial"/>
                <w:color w:val="000000"/>
              </w:rPr>
              <w:t>5.5</w:t>
            </w:r>
          </w:p>
        </w:tc>
        <w:tc>
          <w:tcPr>
            <w:tcW w:w="1890"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2F774EC7" w14:textId="77777777" w:rsidR="00C8466D" w:rsidRPr="007F3D5B" w:rsidRDefault="00C8466D" w:rsidP="00C8466D">
            <w:pPr>
              <w:jc w:val="center"/>
              <w:rPr>
                <w:rFonts w:ascii="Arial" w:hAnsi="Arial" w:cs="Arial"/>
                <w:color w:val="000000"/>
              </w:rPr>
            </w:pPr>
          </w:p>
        </w:tc>
      </w:tr>
      <w:tr w:rsidR="00C8466D" w:rsidRPr="007F3D5B" w14:paraId="31E2BE33" w14:textId="77777777" w:rsidTr="00C8466D">
        <w:trPr>
          <w:trHeight w:val="320"/>
        </w:trPr>
        <w:tc>
          <w:tcPr>
            <w:tcW w:w="3272" w:type="dxa"/>
            <w:tcBorders>
              <w:top w:val="nil"/>
              <w:left w:val="single" w:sz="4" w:space="0" w:color="auto"/>
              <w:bottom w:val="single" w:sz="4" w:space="0" w:color="auto"/>
              <w:right w:val="single" w:sz="4" w:space="0" w:color="auto"/>
            </w:tcBorders>
            <w:shd w:val="clear" w:color="auto" w:fill="auto"/>
            <w:noWrap/>
            <w:vAlign w:val="bottom"/>
            <w:hideMark/>
          </w:tcPr>
          <w:p w14:paraId="5970EEA0" w14:textId="089FEADE" w:rsidR="00C8466D" w:rsidRPr="007F3D5B" w:rsidRDefault="00C8466D" w:rsidP="00C8466D">
            <w:pPr>
              <w:rPr>
                <w:rFonts w:ascii="Arial" w:hAnsi="Arial" w:cs="Arial"/>
                <w:color w:val="000000"/>
              </w:rPr>
            </w:pPr>
            <w:r w:rsidRPr="007F3D5B">
              <w:rPr>
                <w:rFonts w:ascii="Arial" w:hAnsi="Arial" w:cs="Arial"/>
                <w:color w:val="000000"/>
              </w:rPr>
              <w:t>RNase inhibitor (40 U/</w:t>
            </w:r>
            <w:r w:rsidR="00731380">
              <w:rPr>
                <w:rFonts w:ascii="Arial" w:hAnsi="Arial" w:cs="Arial"/>
                <w:color w:val="000000"/>
                <w:sz w:val="22"/>
                <w:szCs w:val="22"/>
              </w:rPr>
              <w:t>μ</w:t>
            </w:r>
            <w:r w:rsidRPr="007F3D5B">
              <w:rPr>
                <w:rFonts w:ascii="Arial" w:hAnsi="Arial" w:cs="Arial"/>
                <w:color w:val="000000"/>
              </w:rPr>
              <w:t>L)</w:t>
            </w:r>
          </w:p>
        </w:tc>
        <w:tc>
          <w:tcPr>
            <w:tcW w:w="1170" w:type="dxa"/>
            <w:tcBorders>
              <w:top w:val="nil"/>
              <w:left w:val="nil"/>
              <w:bottom w:val="single" w:sz="4" w:space="0" w:color="auto"/>
              <w:right w:val="single" w:sz="4" w:space="0" w:color="auto"/>
            </w:tcBorders>
            <w:shd w:val="clear" w:color="auto" w:fill="auto"/>
            <w:noWrap/>
            <w:vAlign w:val="bottom"/>
            <w:hideMark/>
          </w:tcPr>
          <w:p w14:paraId="5C7F6889" w14:textId="77777777" w:rsidR="00C8466D" w:rsidRPr="007F3D5B" w:rsidRDefault="00C8466D" w:rsidP="00C8466D">
            <w:pPr>
              <w:jc w:val="center"/>
              <w:rPr>
                <w:rFonts w:ascii="Arial" w:hAnsi="Arial" w:cs="Arial"/>
                <w:color w:val="000000"/>
              </w:rPr>
            </w:pPr>
            <w:r w:rsidRPr="007F3D5B">
              <w:rPr>
                <w:rFonts w:ascii="Arial" w:hAnsi="Arial" w:cs="Arial"/>
                <w:color w:val="000000"/>
              </w:rPr>
              <w:t>0.5</w:t>
            </w:r>
          </w:p>
        </w:tc>
        <w:tc>
          <w:tcPr>
            <w:tcW w:w="1890"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1EDA25A4" w14:textId="77777777" w:rsidR="00C8466D" w:rsidRPr="007F3D5B" w:rsidRDefault="00C8466D" w:rsidP="00C8466D">
            <w:pPr>
              <w:jc w:val="center"/>
              <w:rPr>
                <w:rFonts w:ascii="Arial" w:hAnsi="Arial" w:cs="Arial"/>
                <w:color w:val="000000"/>
              </w:rPr>
            </w:pPr>
          </w:p>
        </w:tc>
      </w:tr>
      <w:tr w:rsidR="00C8466D" w:rsidRPr="007F3D5B" w14:paraId="0ABF3064" w14:textId="77777777" w:rsidTr="00C8466D">
        <w:trPr>
          <w:trHeight w:val="320"/>
        </w:trPr>
        <w:tc>
          <w:tcPr>
            <w:tcW w:w="3272" w:type="dxa"/>
            <w:tcBorders>
              <w:top w:val="nil"/>
              <w:left w:val="single" w:sz="4" w:space="0" w:color="auto"/>
              <w:bottom w:val="single" w:sz="4" w:space="0" w:color="auto"/>
              <w:right w:val="single" w:sz="4" w:space="0" w:color="auto"/>
            </w:tcBorders>
            <w:shd w:val="clear" w:color="auto" w:fill="auto"/>
            <w:noWrap/>
            <w:vAlign w:val="bottom"/>
            <w:hideMark/>
          </w:tcPr>
          <w:p w14:paraId="62A77827" w14:textId="77777777" w:rsidR="00C8466D" w:rsidRPr="007F3D5B" w:rsidRDefault="00C8466D" w:rsidP="00C8466D">
            <w:pPr>
              <w:rPr>
                <w:rFonts w:ascii="Arial" w:hAnsi="Arial" w:cs="Arial"/>
                <w:color w:val="000000"/>
              </w:rPr>
            </w:pPr>
            <w:r w:rsidRPr="007F3D5B">
              <w:rPr>
                <w:rFonts w:ascii="Arial" w:hAnsi="Arial" w:cs="Arial"/>
                <w:color w:val="000000"/>
              </w:rPr>
              <w:t>SMARTScribe RT (100 U)</w:t>
            </w:r>
          </w:p>
        </w:tc>
        <w:tc>
          <w:tcPr>
            <w:tcW w:w="1170" w:type="dxa"/>
            <w:tcBorders>
              <w:top w:val="nil"/>
              <w:left w:val="nil"/>
              <w:bottom w:val="single" w:sz="4" w:space="0" w:color="auto"/>
              <w:right w:val="single" w:sz="4" w:space="0" w:color="auto"/>
            </w:tcBorders>
            <w:shd w:val="clear" w:color="auto" w:fill="auto"/>
            <w:noWrap/>
            <w:vAlign w:val="bottom"/>
            <w:hideMark/>
          </w:tcPr>
          <w:p w14:paraId="4DB950E6" w14:textId="77777777" w:rsidR="00C8466D" w:rsidRPr="007F3D5B" w:rsidRDefault="00C8466D" w:rsidP="00C8466D">
            <w:pPr>
              <w:jc w:val="center"/>
              <w:rPr>
                <w:rFonts w:ascii="Arial" w:hAnsi="Arial" w:cs="Arial"/>
                <w:color w:val="000000"/>
              </w:rPr>
            </w:pPr>
            <w:r w:rsidRPr="007F3D5B">
              <w:rPr>
                <w:rFonts w:ascii="Arial" w:hAnsi="Arial" w:cs="Arial"/>
                <w:color w:val="000000"/>
              </w:rPr>
              <w:t>2</w:t>
            </w:r>
          </w:p>
        </w:tc>
        <w:tc>
          <w:tcPr>
            <w:tcW w:w="1890"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59617480" w14:textId="77777777" w:rsidR="00C8466D" w:rsidRPr="007F3D5B" w:rsidRDefault="00C8466D" w:rsidP="00C8466D">
            <w:pPr>
              <w:jc w:val="center"/>
              <w:rPr>
                <w:rFonts w:ascii="Arial" w:hAnsi="Arial" w:cs="Arial"/>
                <w:color w:val="000000"/>
              </w:rPr>
            </w:pPr>
          </w:p>
        </w:tc>
      </w:tr>
      <w:tr w:rsidR="00C8466D" w:rsidRPr="007F3D5B" w14:paraId="158BF0CE" w14:textId="77777777" w:rsidTr="00C8466D">
        <w:trPr>
          <w:trHeight w:val="320"/>
        </w:trPr>
        <w:tc>
          <w:tcPr>
            <w:tcW w:w="3272" w:type="dxa"/>
            <w:tcBorders>
              <w:top w:val="nil"/>
              <w:left w:val="single" w:sz="4" w:space="0" w:color="auto"/>
              <w:bottom w:val="single" w:sz="4" w:space="0" w:color="auto"/>
              <w:right w:val="single" w:sz="4" w:space="0" w:color="auto"/>
            </w:tcBorders>
            <w:shd w:val="clear" w:color="auto" w:fill="auto"/>
            <w:noWrap/>
            <w:vAlign w:val="bottom"/>
            <w:hideMark/>
          </w:tcPr>
          <w:p w14:paraId="63B0104B" w14:textId="77777777" w:rsidR="00C8466D" w:rsidRPr="007F3D5B" w:rsidRDefault="00C8466D" w:rsidP="00C8466D">
            <w:pPr>
              <w:rPr>
                <w:rFonts w:ascii="Arial" w:hAnsi="Arial" w:cs="Arial"/>
                <w:color w:val="000000"/>
              </w:rPr>
            </w:pPr>
            <w:r w:rsidRPr="007F3D5B">
              <w:rPr>
                <w:rFonts w:ascii="Arial" w:hAnsi="Arial" w:cs="Arial"/>
                <w:color w:val="000000"/>
              </w:rPr>
              <w:t>Total</w:t>
            </w:r>
          </w:p>
        </w:tc>
        <w:tc>
          <w:tcPr>
            <w:tcW w:w="1170" w:type="dxa"/>
            <w:tcBorders>
              <w:top w:val="nil"/>
              <w:left w:val="nil"/>
              <w:bottom w:val="single" w:sz="4" w:space="0" w:color="auto"/>
              <w:right w:val="single" w:sz="4" w:space="0" w:color="auto"/>
            </w:tcBorders>
            <w:shd w:val="clear" w:color="auto" w:fill="auto"/>
            <w:noWrap/>
            <w:vAlign w:val="bottom"/>
            <w:hideMark/>
          </w:tcPr>
          <w:p w14:paraId="746DEE46" w14:textId="77777777" w:rsidR="00C8466D" w:rsidRPr="007F3D5B" w:rsidRDefault="00C8466D" w:rsidP="00C8466D">
            <w:pPr>
              <w:jc w:val="center"/>
              <w:rPr>
                <w:rFonts w:ascii="Arial" w:hAnsi="Arial" w:cs="Arial"/>
                <w:color w:val="000000"/>
              </w:rPr>
            </w:pPr>
            <w:r w:rsidRPr="007F3D5B">
              <w:rPr>
                <w:rFonts w:ascii="Arial" w:hAnsi="Arial" w:cs="Arial"/>
                <w:color w:val="000000"/>
              </w:rPr>
              <w:t>8</w:t>
            </w:r>
          </w:p>
        </w:tc>
        <w:tc>
          <w:tcPr>
            <w:tcW w:w="1890"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385AFC40" w14:textId="77777777" w:rsidR="00C8466D" w:rsidRPr="007F3D5B" w:rsidRDefault="00C8466D" w:rsidP="00C8466D">
            <w:pPr>
              <w:jc w:val="center"/>
              <w:rPr>
                <w:rFonts w:ascii="Arial" w:hAnsi="Arial" w:cs="Arial"/>
                <w:color w:val="000000"/>
              </w:rPr>
            </w:pPr>
          </w:p>
        </w:tc>
      </w:tr>
    </w:tbl>
    <w:p w14:paraId="34A1C23D" w14:textId="77777777" w:rsidR="00C8466D" w:rsidRPr="007F3D5B" w:rsidRDefault="00C8466D" w:rsidP="00C8466D">
      <w:pPr>
        <w:pStyle w:val="ListParagraph"/>
        <w:spacing w:after="0" w:line="240" w:lineRule="auto"/>
        <w:ind w:left="360"/>
        <w:rPr>
          <w:rFonts w:ascii="Arial" w:hAnsi="Arial" w:cs="Arial"/>
          <w:color w:val="000000"/>
        </w:rPr>
      </w:pPr>
    </w:p>
    <w:p w14:paraId="3CA568DD" w14:textId="45DDC403" w:rsidR="00C8466D" w:rsidRPr="007F3D5B" w:rsidRDefault="00C8466D" w:rsidP="005413FC">
      <w:pPr>
        <w:pStyle w:val="ListParagraph"/>
        <w:numPr>
          <w:ilvl w:val="0"/>
          <w:numId w:val="3"/>
        </w:numPr>
        <w:spacing w:after="0" w:line="240" w:lineRule="auto"/>
        <w:rPr>
          <w:rFonts w:ascii="Arial" w:hAnsi="Arial" w:cs="Arial"/>
          <w:color w:val="000000"/>
        </w:rPr>
      </w:pPr>
      <w:r w:rsidRPr="007F3D5B">
        <w:rPr>
          <w:rFonts w:ascii="Arial" w:hAnsi="Arial" w:cs="Arial"/>
          <w:color w:val="000000"/>
        </w:rPr>
        <w:t xml:space="preserve">Add RT master mix (8 </w:t>
      </w:r>
      <w:r w:rsidR="00731380">
        <w:rPr>
          <w:rFonts w:ascii="Arial" w:hAnsi="Arial" w:cs="Arial"/>
          <w:color w:val="000000"/>
        </w:rPr>
        <w:t>μ</w:t>
      </w:r>
      <w:r w:rsidRPr="007F3D5B">
        <w:rPr>
          <w:rFonts w:ascii="Arial" w:hAnsi="Arial" w:cs="Arial"/>
          <w:color w:val="000000"/>
        </w:rPr>
        <w:t xml:space="preserve">l from step 6) to denatured RNA (11 </w:t>
      </w:r>
      <w:r w:rsidR="00731380">
        <w:rPr>
          <w:rFonts w:ascii="Arial" w:hAnsi="Arial" w:cs="Arial"/>
          <w:color w:val="000000"/>
        </w:rPr>
        <w:t>μ</w:t>
      </w:r>
      <w:r w:rsidRPr="007F3D5B">
        <w:rPr>
          <w:rFonts w:ascii="Arial" w:hAnsi="Arial" w:cs="Arial"/>
          <w:color w:val="000000"/>
        </w:rPr>
        <w:t xml:space="preserve">l from step 5). </w:t>
      </w:r>
    </w:p>
    <w:p w14:paraId="30B4C3CC" w14:textId="77777777" w:rsidR="00C8466D" w:rsidRPr="007F3D5B" w:rsidRDefault="00C8466D" w:rsidP="00C8466D">
      <w:pPr>
        <w:pStyle w:val="ListParagraph"/>
        <w:spacing w:after="0" w:line="240" w:lineRule="auto"/>
        <w:ind w:left="360"/>
        <w:rPr>
          <w:rFonts w:ascii="Arial" w:hAnsi="Arial" w:cs="Arial"/>
          <w:color w:val="000000"/>
        </w:rPr>
      </w:pPr>
    </w:p>
    <w:p w14:paraId="21C836F6" w14:textId="77777777" w:rsidR="00C8466D" w:rsidRPr="007F3D5B" w:rsidRDefault="00C8466D" w:rsidP="005413FC">
      <w:pPr>
        <w:pStyle w:val="ListParagraph"/>
        <w:numPr>
          <w:ilvl w:val="0"/>
          <w:numId w:val="3"/>
        </w:numPr>
        <w:spacing w:after="0" w:line="240" w:lineRule="auto"/>
        <w:rPr>
          <w:rFonts w:ascii="Arial" w:hAnsi="Arial" w:cs="Arial"/>
          <w:color w:val="000000"/>
        </w:rPr>
      </w:pPr>
      <w:r w:rsidRPr="007F3D5B">
        <w:rPr>
          <w:rFonts w:ascii="Arial" w:hAnsi="Arial" w:cs="Arial"/>
          <w:color w:val="000000"/>
        </w:rPr>
        <w:t>Mix by pipetting gently. Spin 5 seconds.</w:t>
      </w:r>
    </w:p>
    <w:p w14:paraId="18F14AA5" w14:textId="77777777" w:rsidR="00C8466D" w:rsidRPr="007F3D5B" w:rsidRDefault="00C8466D" w:rsidP="00C8466D">
      <w:pPr>
        <w:rPr>
          <w:rFonts w:ascii="Arial" w:hAnsi="Arial" w:cs="Arial"/>
          <w:color w:val="000000"/>
        </w:rPr>
      </w:pPr>
    </w:p>
    <w:p w14:paraId="7BC95628" w14:textId="77777777" w:rsidR="00C8466D" w:rsidRPr="007F3D5B" w:rsidRDefault="00C8466D" w:rsidP="005413FC">
      <w:pPr>
        <w:pStyle w:val="ListParagraph"/>
        <w:numPr>
          <w:ilvl w:val="0"/>
          <w:numId w:val="3"/>
        </w:numPr>
        <w:spacing w:after="0" w:line="240" w:lineRule="auto"/>
        <w:rPr>
          <w:rFonts w:ascii="Arial" w:hAnsi="Arial" w:cs="Arial"/>
          <w:color w:val="000000"/>
        </w:rPr>
      </w:pPr>
      <w:r w:rsidRPr="007F3D5B">
        <w:rPr>
          <w:rFonts w:ascii="Arial" w:hAnsi="Arial" w:cs="Arial"/>
          <w:color w:val="000000"/>
        </w:rPr>
        <w:t>Incubate at 42°C for 90’ in incubator or heated-lid thermal cycler.</w:t>
      </w:r>
    </w:p>
    <w:p w14:paraId="75FB41E7" w14:textId="77777777" w:rsidR="00C8466D" w:rsidRPr="007F3D5B" w:rsidRDefault="00C8466D" w:rsidP="00C8466D">
      <w:pPr>
        <w:rPr>
          <w:rFonts w:ascii="Arial" w:hAnsi="Arial" w:cs="Arial"/>
          <w:color w:val="000000"/>
        </w:rPr>
      </w:pPr>
    </w:p>
    <w:p w14:paraId="431C210C" w14:textId="02FAFA77" w:rsidR="00C8466D" w:rsidRPr="007F3D5B" w:rsidRDefault="00C8466D" w:rsidP="005413FC">
      <w:pPr>
        <w:pStyle w:val="ListParagraph"/>
        <w:numPr>
          <w:ilvl w:val="0"/>
          <w:numId w:val="3"/>
        </w:numPr>
        <w:spacing w:after="0" w:line="240" w:lineRule="auto"/>
        <w:rPr>
          <w:rFonts w:ascii="Arial" w:hAnsi="Arial" w:cs="Arial"/>
          <w:color w:val="000000"/>
        </w:rPr>
      </w:pPr>
      <w:r w:rsidRPr="007F3D5B">
        <w:rPr>
          <w:rFonts w:ascii="Arial" w:hAnsi="Arial" w:cs="Arial"/>
          <w:color w:val="000000"/>
        </w:rPr>
        <w:t>Heat tubes at 70°C for 10 mins</w:t>
      </w:r>
      <w:r w:rsidR="00232E42" w:rsidRPr="007F3D5B">
        <w:rPr>
          <w:rFonts w:ascii="Arial" w:hAnsi="Arial" w:cs="Arial"/>
          <w:color w:val="000000"/>
        </w:rPr>
        <w:t xml:space="preserve"> in heated-lid thermal cycler</w:t>
      </w:r>
      <w:r w:rsidRPr="007F3D5B">
        <w:rPr>
          <w:rFonts w:ascii="Arial" w:hAnsi="Arial" w:cs="Arial"/>
          <w:color w:val="000000"/>
        </w:rPr>
        <w:t>.</w:t>
      </w:r>
    </w:p>
    <w:p w14:paraId="292C9304" w14:textId="77777777" w:rsidR="00C8466D" w:rsidRPr="007F3D5B" w:rsidRDefault="00C8466D" w:rsidP="00C8466D">
      <w:pPr>
        <w:rPr>
          <w:rFonts w:ascii="Arial" w:hAnsi="Arial" w:cs="Arial"/>
          <w:color w:val="000000"/>
        </w:rPr>
      </w:pPr>
    </w:p>
    <w:p w14:paraId="2E10C923" w14:textId="0D31934C" w:rsidR="00C8466D" w:rsidRPr="007F3D5B" w:rsidRDefault="00C8466D" w:rsidP="005413FC">
      <w:pPr>
        <w:pStyle w:val="ListParagraph"/>
        <w:numPr>
          <w:ilvl w:val="0"/>
          <w:numId w:val="3"/>
        </w:numPr>
        <w:spacing w:after="0" w:line="240" w:lineRule="auto"/>
        <w:rPr>
          <w:rFonts w:ascii="Arial" w:hAnsi="Arial" w:cs="Arial"/>
          <w:color w:val="000000"/>
        </w:rPr>
      </w:pPr>
      <w:r w:rsidRPr="007F3D5B">
        <w:rPr>
          <w:rFonts w:ascii="Arial" w:hAnsi="Arial" w:cs="Arial"/>
          <w:color w:val="000000"/>
        </w:rPr>
        <w:t xml:space="preserve">Dilute the first-strand reaction product with 20 </w:t>
      </w:r>
      <w:r w:rsidR="00731380">
        <w:rPr>
          <w:rFonts w:ascii="Arial" w:hAnsi="Arial" w:cs="Arial"/>
          <w:color w:val="000000"/>
        </w:rPr>
        <w:t>μ</w:t>
      </w:r>
      <w:r w:rsidRPr="007F3D5B">
        <w:rPr>
          <w:rFonts w:ascii="Arial" w:hAnsi="Arial" w:cs="Arial"/>
          <w:color w:val="000000"/>
        </w:rPr>
        <w:t>l Tricine-EDTA buffer.</w:t>
      </w:r>
    </w:p>
    <w:p w14:paraId="5500FE88" w14:textId="3A173103" w:rsidR="00C8466D" w:rsidRPr="007F3D5B" w:rsidRDefault="00C8466D" w:rsidP="005413FC">
      <w:pPr>
        <w:pStyle w:val="ListParagraph"/>
        <w:numPr>
          <w:ilvl w:val="1"/>
          <w:numId w:val="3"/>
        </w:numPr>
        <w:spacing w:after="0" w:line="240" w:lineRule="auto"/>
        <w:rPr>
          <w:rFonts w:ascii="Arial" w:hAnsi="Arial" w:cs="Arial"/>
          <w:color w:val="000000"/>
        </w:rPr>
      </w:pPr>
      <w:r w:rsidRPr="007F3D5B">
        <w:rPr>
          <w:rFonts w:ascii="Arial" w:hAnsi="Arial" w:cs="Arial"/>
          <w:color w:val="000000"/>
        </w:rPr>
        <w:t xml:space="preserve">Add 10 </w:t>
      </w:r>
      <w:r w:rsidR="00731380">
        <w:rPr>
          <w:rFonts w:ascii="Arial" w:hAnsi="Arial" w:cs="Arial"/>
          <w:color w:val="000000"/>
        </w:rPr>
        <w:t>μ</w:t>
      </w:r>
      <w:r w:rsidRPr="007F3D5B">
        <w:rPr>
          <w:rFonts w:ascii="Arial" w:hAnsi="Arial" w:cs="Arial"/>
          <w:color w:val="000000"/>
        </w:rPr>
        <w:t>L If you started with &lt;200 ng total RNA</w:t>
      </w:r>
    </w:p>
    <w:p w14:paraId="223197CD" w14:textId="313FA1B0" w:rsidR="00C8466D" w:rsidRPr="007F3D5B" w:rsidRDefault="00C8466D" w:rsidP="005413FC">
      <w:pPr>
        <w:pStyle w:val="ListParagraph"/>
        <w:numPr>
          <w:ilvl w:val="1"/>
          <w:numId w:val="3"/>
        </w:numPr>
        <w:spacing w:after="0" w:line="240" w:lineRule="auto"/>
        <w:rPr>
          <w:rFonts w:ascii="Arial" w:hAnsi="Arial" w:cs="Arial"/>
          <w:color w:val="000000"/>
        </w:rPr>
      </w:pPr>
      <w:r w:rsidRPr="007F3D5B">
        <w:rPr>
          <w:rFonts w:ascii="Arial" w:hAnsi="Arial" w:cs="Arial"/>
          <w:color w:val="000000"/>
        </w:rPr>
        <w:t xml:space="preserve">Add 90 </w:t>
      </w:r>
      <w:r w:rsidR="00731380">
        <w:rPr>
          <w:rFonts w:ascii="Arial" w:hAnsi="Arial" w:cs="Arial"/>
          <w:color w:val="000000"/>
        </w:rPr>
        <w:t>μ</w:t>
      </w:r>
      <w:r w:rsidRPr="007F3D5B">
        <w:rPr>
          <w:rFonts w:ascii="Arial" w:hAnsi="Arial" w:cs="Arial"/>
          <w:color w:val="000000"/>
        </w:rPr>
        <w:t>L If you started with &gt;200 ng total RNA</w:t>
      </w:r>
    </w:p>
    <w:p w14:paraId="6197B0D8" w14:textId="12D2AAFD" w:rsidR="006F2BEC" w:rsidRDefault="006F2BEC">
      <w:pPr>
        <w:rPr>
          <w:rFonts w:ascii="Arial" w:eastAsiaTheme="majorEastAsia" w:hAnsi="Arial" w:cs="Arial"/>
          <w:color w:val="2F5496" w:themeColor="accent1" w:themeShade="BF"/>
          <w:sz w:val="26"/>
          <w:szCs w:val="26"/>
        </w:rPr>
      </w:pPr>
    </w:p>
    <w:p w14:paraId="0CEA0B6F" w14:textId="69CFBD22" w:rsidR="00C8466D" w:rsidRPr="00D673E3" w:rsidRDefault="00C8466D" w:rsidP="00F550E8">
      <w:pPr>
        <w:pStyle w:val="Heading3"/>
        <w:rPr>
          <w:rFonts w:ascii="Arial" w:hAnsi="Arial" w:cs="Arial"/>
        </w:rPr>
      </w:pPr>
      <w:bookmarkStart w:id="30" w:name="_Toc79134764"/>
      <w:r w:rsidRPr="00D673E3">
        <w:rPr>
          <w:rFonts w:ascii="Arial" w:hAnsi="Arial" w:cs="Arial"/>
        </w:rPr>
        <w:lastRenderedPageBreak/>
        <w:t>Amplify the full TCR region for sequencing</w:t>
      </w:r>
      <w:bookmarkEnd w:id="30"/>
    </w:p>
    <w:p w14:paraId="09C546DE" w14:textId="77777777" w:rsidR="00C8466D" w:rsidRPr="007F3D5B" w:rsidRDefault="00C8466D" w:rsidP="00C8466D">
      <w:pPr>
        <w:rPr>
          <w:rFonts w:ascii="Arial" w:hAnsi="Arial" w:cs="Arial"/>
        </w:rPr>
      </w:pPr>
    </w:p>
    <w:p w14:paraId="703C6632" w14:textId="77777777" w:rsidR="00C8466D" w:rsidRPr="007F3D5B" w:rsidRDefault="00C8466D" w:rsidP="00C8466D">
      <w:pPr>
        <w:rPr>
          <w:rFonts w:ascii="Arial" w:hAnsi="Arial" w:cs="Arial"/>
          <w:color w:val="000000"/>
          <w:sz w:val="22"/>
          <w:szCs w:val="22"/>
        </w:rPr>
      </w:pPr>
      <w:r w:rsidRPr="007F3D5B">
        <w:rPr>
          <w:rFonts w:ascii="Arial" w:hAnsi="Arial" w:cs="Arial"/>
          <w:color w:val="000000"/>
          <w:sz w:val="22"/>
          <w:szCs w:val="22"/>
        </w:rPr>
        <w:t xml:space="preserve">Continue with the SMARTer RACE cDNA Amplification kit through the 5’ RACE reaction. </w:t>
      </w:r>
    </w:p>
    <w:p w14:paraId="58298B2B" w14:textId="77777777" w:rsidR="00C8466D" w:rsidRPr="007F3D5B" w:rsidRDefault="00C8466D" w:rsidP="00C8466D">
      <w:pPr>
        <w:rPr>
          <w:rFonts w:ascii="Arial" w:hAnsi="Arial" w:cs="Arial"/>
          <w:color w:val="000000"/>
          <w:sz w:val="22"/>
          <w:szCs w:val="22"/>
        </w:rPr>
      </w:pPr>
    </w:p>
    <w:p w14:paraId="4CCCC5F7" w14:textId="77777777" w:rsidR="00C8466D" w:rsidRPr="007F3D5B" w:rsidRDefault="00C8466D" w:rsidP="005413FC">
      <w:pPr>
        <w:pStyle w:val="ListParagraph"/>
        <w:numPr>
          <w:ilvl w:val="0"/>
          <w:numId w:val="4"/>
        </w:numPr>
        <w:spacing w:after="0" w:line="240" w:lineRule="auto"/>
        <w:rPr>
          <w:rFonts w:ascii="Arial" w:hAnsi="Arial" w:cs="Arial"/>
          <w:color w:val="000000"/>
        </w:rPr>
      </w:pPr>
      <w:r w:rsidRPr="007F3D5B">
        <w:rPr>
          <w:rFonts w:ascii="Arial" w:hAnsi="Arial" w:cs="Arial"/>
          <w:color w:val="000000"/>
        </w:rPr>
        <w:t xml:space="preserve">Set up 2 sets of reactions; one for alpha chains and one for beta chains. The constant region primers are designed for regions that are shared across the all the possible C genes. </w:t>
      </w:r>
    </w:p>
    <w:p w14:paraId="66D36A4C" w14:textId="77777777" w:rsidR="00C8466D" w:rsidRPr="007F3D5B" w:rsidRDefault="00C8466D" w:rsidP="005413FC">
      <w:pPr>
        <w:pStyle w:val="ListParagraph"/>
        <w:numPr>
          <w:ilvl w:val="1"/>
          <w:numId w:val="4"/>
        </w:numPr>
        <w:spacing w:after="0" w:line="240" w:lineRule="auto"/>
        <w:rPr>
          <w:rFonts w:ascii="Arial" w:hAnsi="Arial" w:cs="Arial"/>
          <w:color w:val="000000"/>
        </w:rPr>
      </w:pPr>
      <w:r w:rsidRPr="007F3D5B">
        <w:rPr>
          <w:rFonts w:ascii="Arial" w:hAnsi="Arial" w:cs="Arial"/>
          <w:color w:val="000000"/>
        </w:rPr>
        <w:t>Primer RACE alpha1: GGTGAATAGGCAGACAGACTT</w:t>
      </w:r>
    </w:p>
    <w:p w14:paraId="57A1D015" w14:textId="77777777" w:rsidR="00C8466D" w:rsidRPr="007F3D5B" w:rsidRDefault="00C8466D" w:rsidP="005413FC">
      <w:pPr>
        <w:pStyle w:val="ListParagraph"/>
        <w:numPr>
          <w:ilvl w:val="1"/>
          <w:numId w:val="4"/>
        </w:numPr>
        <w:spacing w:after="0" w:line="240" w:lineRule="auto"/>
        <w:rPr>
          <w:rFonts w:ascii="Arial" w:hAnsi="Arial" w:cs="Arial"/>
          <w:color w:val="000000"/>
        </w:rPr>
      </w:pPr>
      <w:r w:rsidRPr="007F3D5B">
        <w:rPr>
          <w:rFonts w:ascii="Arial" w:hAnsi="Arial" w:cs="Arial"/>
          <w:color w:val="000000"/>
        </w:rPr>
        <w:t>Primer RACE beta1: GTGGCCAGGCACACCAGTGT</w:t>
      </w:r>
    </w:p>
    <w:p w14:paraId="75B893BC" w14:textId="77777777" w:rsidR="00C8466D" w:rsidRPr="007F3D5B" w:rsidRDefault="00C8466D" w:rsidP="00C8466D">
      <w:pPr>
        <w:pStyle w:val="ListParagraph"/>
        <w:spacing w:after="0" w:line="240" w:lineRule="auto"/>
        <w:ind w:left="1080"/>
        <w:rPr>
          <w:rFonts w:ascii="Arial" w:hAnsi="Arial" w:cs="Arial"/>
          <w:color w:val="000000"/>
          <w:sz w:val="24"/>
          <w:szCs w:val="24"/>
        </w:rPr>
      </w:pPr>
    </w:p>
    <w:p w14:paraId="450898E5" w14:textId="77777777" w:rsidR="00C8466D" w:rsidRPr="007F3D5B" w:rsidRDefault="00C8466D" w:rsidP="005413FC">
      <w:pPr>
        <w:pStyle w:val="ListParagraph"/>
        <w:numPr>
          <w:ilvl w:val="0"/>
          <w:numId w:val="4"/>
        </w:numPr>
        <w:spacing w:after="0" w:line="240" w:lineRule="auto"/>
        <w:rPr>
          <w:rFonts w:ascii="Arial" w:hAnsi="Arial" w:cs="Arial"/>
          <w:color w:val="000000"/>
          <w:sz w:val="24"/>
          <w:szCs w:val="24"/>
        </w:rPr>
      </w:pPr>
      <w:r w:rsidRPr="007F3D5B">
        <w:rPr>
          <w:rFonts w:ascii="Arial" w:hAnsi="Arial" w:cs="Arial"/>
          <w:color w:val="000000"/>
        </w:rPr>
        <w:t xml:space="preserve">Prepare PCR </w:t>
      </w:r>
      <w:r w:rsidRPr="007F3D5B">
        <w:rPr>
          <w:rFonts w:ascii="Arial" w:hAnsi="Arial" w:cs="Arial"/>
          <w:b/>
          <w:bCs/>
          <w:color w:val="000000"/>
        </w:rPr>
        <w:t>master mix</w:t>
      </w:r>
      <w:r w:rsidRPr="007F3D5B">
        <w:rPr>
          <w:rFonts w:ascii="Arial" w:hAnsi="Arial" w:cs="Arial"/>
          <w:color w:val="000000"/>
        </w:rPr>
        <w:t xml:space="preserve"> for 5’ RACE PCR</w:t>
      </w:r>
    </w:p>
    <w:tbl>
      <w:tblPr>
        <w:tblW w:w="6456" w:type="dxa"/>
        <w:tblInd w:w="434" w:type="dxa"/>
        <w:tblLook w:val="04A0" w:firstRow="1" w:lastRow="0" w:firstColumn="1" w:lastColumn="0" w:noHBand="0" w:noVBand="1"/>
      </w:tblPr>
      <w:tblGrid>
        <w:gridCol w:w="2540"/>
        <w:gridCol w:w="1300"/>
        <w:gridCol w:w="1308"/>
        <w:gridCol w:w="1308"/>
      </w:tblGrid>
      <w:tr w:rsidR="00C8466D" w:rsidRPr="007F3D5B" w14:paraId="1391DECB" w14:textId="77777777" w:rsidTr="00C8466D">
        <w:trPr>
          <w:trHeight w:val="320"/>
        </w:trPr>
        <w:tc>
          <w:tcPr>
            <w:tcW w:w="25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5DE5DEF" w14:textId="77777777" w:rsidR="00C8466D" w:rsidRPr="007F3D5B" w:rsidRDefault="00C8466D" w:rsidP="00C8466D">
            <w:pPr>
              <w:rPr>
                <w:rFonts w:ascii="Arial" w:hAnsi="Arial" w:cs="Arial"/>
                <w:b/>
                <w:color w:val="000000"/>
                <w:sz w:val="22"/>
                <w:szCs w:val="22"/>
              </w:rPr>
            </w:pPr>
            <w:r w:rsidRPr="007F3D5B">
              <w:rPr>
                <w:rFonts w:ascii="Arial" w:hAnsi="Arial" w:cs="Arial"/>
                <w:b/>
                <w:color w:val="000000"/>
                <w:sz w:val="22"/>
                <w:szCs w:val="22"/>
              </w:rPr>
              <w:t>RACE-PCR MM</w:t>
            </w: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14:paraId="6EC6845F" w14:textId="2AE14A51" w:rsidR="00C8466D" w:rsidRPr="007F3D5B" w:rsidRDefault="00C8466D" w:rsidP="00C8466D">
            <w:pPr>
              <w:rPr>
                <w:rFonts w:ascii="Arial" w:hAnsi="Arial" w:cs="Arial"/>
                <w:color w:val="000000"/>
                <w:sz w:val="22"/>
                <w:szCs w:val="22"/>
              </w:rPr>
            </w:pPr>
            <w:r w:rsidRPr="007F3D5B">
              <w:rPr>
                <w:rFonts w:ascii="Arial" w:hAnsi="Arial" w:cs="Arial"/>
                <w:color w:val="000000"/>
                <w:sz w:val="22"/>
                <w:szCs w:val="22"/>
              </w:rPr>
              <w:t>1X (</w:t>
            </w:r>
            <w:r w:rsidR="00731380">
              <w:rPr>
                <w:rFonts w:ascii="Arial" w:hAnsi="Arial" w:cs="Arial"/>
                <w:color w:val="000000"/>
                <w:sz w:val="22"/>
                <w:szCs w:val="22"/>
              </w:rPr>
              <w:t>μ</w:t>
            </w:r>
            <w:r w:rsidRPr="007F3D5B">
              <w:rPr>
                <w:rFonts w:ascii="Arial" w:hAnsi="Arial" w:cs="Arial"/>
                <w:color w:val="000000"/>
                <w:sz w:val="22"/>
                <w:szCs w:val="22"/>
              </w:rPr>
              <w:t>L)</w:t>
            </w:r>
          </w:p>
        </w:tc>
        <w:tc>
          <w:tcPr>
            <w:tcW w:w="1308" w:type="dxa"/>
            <w:tcBorders>
              <w:top w:val="single" w:sz="4" w:space="0" w:color="auto"/>
              <w:left w:val="nil"/>
              <w:bottom w:val="single" w:sz="4" w:space="0" w:color="auto"/>
              <w:right w:val="nil"/>
            </w:tcBorders>
            <w:shd w:val="clear" w:color="auto" w:fill="auto"/>
            <w:noWrap/>
            <w:vAlign w:val="bottom"/>
            <w:hideMark/>
          </w:tcPr>
          <w:p w14:paraId="50D115BD" w14:textId="77777777" w:rsidR="00C8466D" w:rsidRPr="007F3D5B" w:rsidRDefault="00C8466D" w:rsidP="00C8466D">
            <w:pPr>
              <w:jc w:val="right"/>
              <w:rPr>
                <w:rFonts w:ascii="Arial" w:hAnsi="Arial" w:cs="Arial"/>
                <w:color w:val="000000"/>
                <w:sz w:val="22"/>
                <w:szCs w:val="22"/>
              </w:rPr>
            </w:pPr>
            <w:r w:rsidRPr="007F3D5B">
              <w:rPr>
                <w:rFonts w:ascii="Arial" w:hAnsi="Arial" w:cs="Arial"/>
                <w:color w:val="000000"/>
                <w:sz w:val="22"/>
                <w:szCs w:val="22"/>
              </w:rPr>
              <w:t>11</w:t>
            </w:r>
          </w:p>
        </w:tc>
        <w:tc>
          <w:tcPr>
            <w:tcW w:w="1308" w:type="dxa"/>
            <w:tcBorders>
              <w:top w:val="single" w:sz="4" w:space="0" w:color="auto"/>
              <w:left w:val="nil"/>
              <w:bottom w:val="single" w:sz="4" w:space="0" w:color="auto"/>
              <w:right w:val="single" w:sz="4" w:space="0" w:color="auto"/>
            </w:tcBorders>
            <w:shd w:val="clear" w:color="auto" w:fill="auto"/>
            <w:noWrap/>
            <w:vAlign w:val="bottom"/>
            <w:hideMark/>
          </w:tcPr>
          <w:p w14:paraId="003BDCCA" w14:textId="77777777" w:rsidR="00C8466D" w:rsidRPr="007F3D5B" w:rsidRDefault="00C8466D" w:rsidP="00C8466D">
            <w:pPr>
              <w:rPr>
                <w:rFonts w:ascii="Arial" w:hAnsi="Arial" w:cs="Arial"/>
                <w:color w:val="000000"/>
                <w:sz w:val="22"/>
                <w:szCs w:val="22"/>
              </w:rPr>
            </w:pPr>
            <w:r w:rsidRPr="007F3D5B">
              <w:rPr>
                <w:rFonts w:ascii="Arial" w:hAnsi="Arial" w:cs="Arial"/>
                <w:color w:val="000000"/>
                <w:sz w:val="22"/>
                <w:szCs w:val="22"/>
              </w:rPr>
              <w:t>X</w:t>
            </w:r>
          </w:p>
        </w:tc>
      </w:tr>
      <w:tr w:rsidR="00C8466D" w:rsidRPr="007F3D5B" w14:paraId="775F0DEB" w14:textId="77777777" w:rsidTr="00C8466D">
        <w:trPr>
          <w:trHeight w:val="320"/>
        </w:trPr>
        <w:tc>
          <w:tcPr>
            <w:tcW w:w="2540" w:type="dxa"/>
            <w:tcBorders>
              <w:top w:val="nil"/>
              <w:left w:val="single" w:sz="4" w:space="0" w:color="auto"/>
              <w:bottom w:val="single" w:sz="4" w:space="0" w:color="auto"/>
              <w:right w:val="single" w:sz="4" w:space="0" w:color="auto"/>
            </w:tcBorders>
            <w:shd w:val="clear" w:color="auto" w:fill="auto"/>
            <w:noWrap/>
            <w:vAlign w:val="bottom"/>
            <w:hideMark/>
          </w:tcPr>
          <w:p w14:paraId="5E1CC812" w14:textId="77777777" w:rsidR="00C8466D" w:rsidRPr="007F3D5B" w:rsidRDefault="00C8466D" w:rsidP="00C8466D">
            <w:pPr>
              <w:rPr>
                <w:rFonts w:ascii="Arial" w:hAnsi="Arial" w:cs="Arial"/>
                <w:color w:val="000000"/>
                <w:sz w:val="22"/>
                <w:szCs w:val="22"/>
              </w:rPr>
            </w:pPr>
            <w:r w:rsidRPr="007F3D5B">
              <w:rPr>
                <w:rFonts w:ascii="Arial" w:hAnsi="Arial" w:cs="Arial"/>
                <w:color w:val="000000"/>
                <w:sz w:val="22"/>
                <w:szCs w:val="22"/>
              </w:rPr>
              <w:t>PCR grade H2O</w:t>
            </w:r>
          </w:p>
        </w:tc>
        <w:tc>
          <w:tcPr>
            <w:tcW w:w="1300" w:type="dxa"/>
            <w:tcBorders>
              <w:top w:val="nil"/>
              <w:left w:val="nil"/>
              <w:bottom w:val="single" w:sz="4" w:space="0" w:color="auto"/>
              <w:right w:val="single" w:sz="4" w:space="0" w:color="auto"/>
            </w:tcBorders>
            <w:shd w:val="clear" w:color="auto" w:fill="auto"/>
            <w:noWrap/>
            <w:vAlign w:val="bottom"/>
            <w:hideMark/>
          </w:tcPr>
          <w:p w14:paraId="113436D6" w14:textId="77777777" w:rsidR="00C8466D" w:rsidRPr="007F3D5B" w:rsidRDefault="00C8466D" w:rsidP="00C8466D">
            <w:pPr>
              <w:jc w:val="center"/>
              <w:rPr>
                <w:rFonts w:ascii="Arial" w:hAnsi="Arial" w:cs="Arial"/>
                <w:color w:val="000000"/>
                <w:sz w:val="22"/>
                <w:szCs w:val="22"/>
              </w:rPr>
            </w:pPr>
            <w:r w:rsidRPr="007F3D5B">
              <w:rPr>
                <w:rFonts w:ascii="Arial" w:hAnsi="Arial" w:cs="Arial"/>
                <w:color w:val="000000"/>
                <w:sz w:val="22"/>
                <w:szCs w:val="22"/>
              </w:rPr>
              <w:t>29.5</w:t>
            </w:r>
          </w:p>
        </w:tc>
        <w:tc>
          <w:tcPr>
            <w:tcW w:w="2616"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1B2862B2" w14:textId="77777777" w:rsidR="00C8466D" w:rsidRPr="007F3D5B" w:rsidRDefault="00C8466D" w:rsidP="00C8466D">
            <w:pPr>
              <w:jc w:val="center"/>
              <w:rPr>
                <w:rFonts w:ascii="Arial" w:hAnsi="Arial" w:cs="Arial"/>
                <w:color w:val="000000"/>
                <w:sz w:val="22"/>
                <w:szCs w:val="22"/>
              </w:rPr>
            </w:pPr>
            <w:r w:rsidRPr="007F3D5B">
              <w:rPr>
                <w:rFonts w:ascii="Arial" w:hAnsi="Arial" w:cs="Arial"/>
                <w:color w:val="000000"/>
                <w:sz w:val="22"/>
                <w:szCs w:val="22"/>
              </w:rPr>
              <w:t>324.5</w:t>
            </w:r>
          </w:p>
        </w:tc>
      </w:tr>
      <w:tr w:rsidR="00C8466D" w:rsidRPr="007F3D5B" w14:paraId="346DEF49" w14:textId="77777777" w:rsidTr="00C8466D">
        <w:trPr>
          <w:trHeight w:val="320"/>
        </w:trPr>
        <w:tc>
          <w:tcPr>
            <w:tcW w:w="2540" w:type="dxa"/>
            <w:tcBorders>
              <w:top w:val="nil"/>
              <w:left w:val="single" w:sz="4" w:space="0" w:color="auto"/>
              <w:bottom w:val="single" w:sz="4" w:space="0" w:color="auto"/>
              <w:right w:val="single" w:sz="4" w:space="0" w:color="auto"/>
            </w:tcBorders>
            <w:shd w:val="clear" w:color="auto" w:fill="auto"/>
            <w:noWrap/>
            <w:vAlign w:val="bottom"/>
            <w:hideMark/>
          </w:tcPr>
          <w:p w14:paraId="14A5E69C" w14:textId="77777777" w:rsidR="00C8466D" w:rsidRPr="007F3D5B" w:rsidRDefault="00C8466D" w:rsidP="00C8466D">
            <w:pPr>
              <w:rPr>
                <w:rFonts w:ascii="Arial" w:hAnsi="Arial" w:cs="Arial"/>
                <w:color w:val="000000"/>
                <w:sz w:val="22"/>
                <w:szCs w:val="22"/>
              </w:rPr>
            </w:pPr>
            <w:r w:rsidRPr="007F3D5B">
              <w:rPr>
                <w:rFonts w:ascii="Arial" w:hAnsi="Arial" w:cs="Arial"/>
                <w:color w:val="000000"/>
                <w:sz w:val="22"/>
                <w:szCs w:val="22"/>
              </w:rPr>
              <w:t>5X Phusion PCR buffer</w:t>
            </w:r>
          </w:p>
        </w:tc>
        <w:tc>
          <w:tcPr>
            <w:tcW w:w="1300" w:type="dxa"/>
            <w:tcBorders>
              <w:top w:val="nil"/>
              <w:left w:val="nil"/>
              <w:bottom w:val="single" w:sz="4" w:space="0" w:color="auto"/>
              <w:right w:val="single" w:sz="4" w:space="0" w:color="auto"/>
            </w:tcBorders>
            <w:shd w:val="clear" w:color="auto" w:fill="auto"/>
            <w:noWrap/>
            <w:vAlign w:val="bottom"/>
            <w:hideMark/>
          </w:tcPr>
          <w:p w14:paraId="3B8CBA6D" w14:textId="77777777" w:rsidR="00C8466D" w:rsidRPr="007F3D5B" w:rsidRDefault="00C8466D" w:rsidP="00C8466D">
            <w:pPr>
              <w:jc w:val="center"/>
              <w:rPr>
                <w:rFonts w:ascii="Arial" w:hAnsi="Arial" w:cs="Arial"/>
                <w:color w:val="000000"/>
                <w:sz w:val="22"/>
                <w:szCs w:val="22"/>
              </w:rPr>
            </w:pPr>
            <w:r w:rsidRPr="007F3D5B">
              <w:rPr>
                <w:rFonts w:ascii="Arial" w:hAnsi="Arial" w:cs="Arial"/>
                <w:color w:val="000000"/>
                <w:sz w:val="22"/>
                <w:szCs w:val="22"/>
              </w:rPr>
              <w:t>10</w:t>
            </w:r>
          </w:p>
        </w:tc>
        <w:tc>
          <w:tcPr>
            <w:tcW w:w="2616"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20D8B394" w14:textId="77777777" w:rsidR="00C8466D" w:rsidRPr="007F3D5B" w:rsidRDefault="00C8466D" w:rsidP="00C8466D">
            <w:pPr>
              <w:jc w:val="center"/>
              <w:rPr>
                <w:rFonts w:ascii="Arial" w:hAnsi="Arial" w:cs="Arial"/>
                <w:color w:val="000000"/>
                <w:sz w:val="22"/>
                <w:szCs w:val="22"/>
              </w:rPr>
            </w:pPr>
            <w:r w:rsidRPr="007F3D5B">
              <w:rPr>
                <w:rFonts w:ascii="Arial" w:hAnsi="Arial" w:cs="Arial"/>
                <w:color w:val="000000"/>
                <w:sz w:val="22"/>
                <w:szCs w:val="22"/>
              </w:rPr>
              <w:t>110</w:t>
            </w:r>
          </w:p>
        </w:tc>
      </w:tr>
      <w:tr w:rsidR="00C8466D" w:rsidRPr="007F3D5B" w14:paraId="0C51CFE0" w14:textId="77777777" w:rsidTr="00C8466D">
        <w:trPr>
          <w:trHeight w:val="320"/>
        </w:trPr>
        <w:tc>
          <w:tcPr>
            <w:tcW w:w="2540" w:type="dxa"/>
            <w:tcBorders>
              <w:top w:val="nil"/>
              <w:left w:val="single" w:sz="4" w:space="0" w:color="auto"/>
              <w:bottom w:val="single" w:sz="4" w:space="0" w:color="auto"/>
              <w:right w:val="single" w:sz="4" w:space="0" w:color="auto"/>
            </w:tcBorders>
            <w:shd w:val="clear" w:color="auto" w:fill="auto"/>
            <w:noWrap/>
            <w:vAlign w:val="bottom"/>
            <w:hideMark/>
          </w:tcPr>
          <w:p w14:paraId="78819809" w14:textId="77777777" w:rsidR="00C8466D" w:rsidRPr="007F3D5B" w:rsidRDefault="00C8466D" w:rsidP="00C8466D">
            <w:pPr>
              <w:rPr>
                <w:rFonts w:ascii="Arial" w:hAnsi="Arial" w:cs="Arial"/>
                <w:color w:val="000000"/>
                <w:sz w:val="22"/>
                <w:szCs w:val="22"/>
              </w:rPr>
            </w:pPr>
            <w:r w:rsidRPr="007F3D5B">
              <w:rPr>
                <w:rFonts w:ascii="Arial" w:hAnsi="Arial" w:cs="Arial"/>
                <w:color w:val="000000"/>
                <w:sz w:val="22"/>
                <w:szCs w:val="22"/>
              </w:rPr>
              <w:t>dNTP mix (10 mM)</w:t>
            </w:r>
          </w:p>
        </w:tc>
        <w:tc>
          <w:tcPr>
            <w:tcW w:w="1300" w:type="dxa"/>
            <w:tcBorders>
              <w:top w:val="nil"/>
              <w:left w:val="nil"/>
              <w:bottom w:val="single" w:sz="4" w:space="0" w:color="auto"/>
              <w:right w:val="single" w:sz="4" w:space="0" w:color="auto"/>
            </w:tcBorders>
            <w:shd w:val="clear" w:color="auto" w:fill="auto"/>
            <w:noWrap/>
            <w:vAlign w:val="bottom"/>
            <w:hideMark/>
          </w:tcPr>
          <w:p w14:paraId="1EB28D47" w14:textId="77777777" w:rsidR="00C8466D" w:rsidRPr="007F3D5B" w:rsidRDefault="00C8466D" w:rsidP="00C8466D">
            <w:pPr>
              <w:jc w:val="center"/>
              <w:rPr>
                <w:rFonts w:ascii="Arial" w:hAnsi="Arial" w:cs="Arial"/>
                <w:color w:val="000000"/>
                <w:sz w:val="22"/>
                <w:szCs w:val="22"/>
              </w:rPr>
            </w:pPr>
            <w:r w:rsidRPr="007F3D5B">
              <w:rPr>
                <w:rFonts w:ascii="Arial" w:hAnsi="Arial" w:cs="Arial"/>
                <w:color w:val="000000"/>
                <w:sz w:val="22"/>
                <w:szCs w:val="22"/>
              </w:rPr>
              <w:t>1</w:t>
            </w:r>
          </w:p>
        </w:tc>
        <w:tc>
          <w:tcPr>
            <w:tcW w:w="2616"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42E2A7F2" w14:textId="77777777" w:rsidR="00C8466D" w:rsidRPr="007F3D5B" w:rsidRDefault="00C8466D" w:rsidP="00C8466D">
            <w:pPr>
              <w:jc w:val="center"/>
              <w:rPr>
                <w:rFonts w:ascii="Arial" w:hAnsi="Arial" w:cs="Arial"/>
                <w:color w:val="000000"/>
                <w:sz w:val="22"/>
                <w:szCs w:val="22"/>
              </w:rPr>
            </w:pPr>
            <w:r w:rsidRPr="007F3D5B">
              <w:rPr>
                <w:rFonts w:ascii="Arial" w:hAnsi="Arial" w:cs="Arial"/>
                <w:color w:val="000000"/>
                <w:sz w:val="22"/>
                <w:szCs w:val="22"/>
              </w:rPr>
              <w:t>11</w:t>
            </w:r>
          </w:p>
        </w:tc>
      </w:tr>
      <w:tr w:rsidR="00C8466D" w:rsidRPr="007F3D5B" w14:paraId="1D2EC752" w14:textId="77777777" w:rsidTr="00C8466D">
        <w:trPr>
          <w:trHeight w:val="320"/>
        </w:trPr>
        <w:tc>
          <w:tcPr>
            <w:tcW w:w="2540" w:type="dxa"/>
            <w:tcBorders>
              <w:top w:val="nil"/>
              <w:left w:val="single" w:sz="4" w:space="0" w:color="auto"/>
              <w:bottom w:val="single" w:sz="4" w:space="0" w:color="auto"/>
              <w:right w:val="single" w:sz="4" w:space="0" w:color="auto"/>
            </w:tcBorders>
            <w:shd w:val="clear" w:color="auto" w:fill="auto"/>
            <w:noWrap/>
            <w:vAlign w:val="bottom"/>
            <w:hideMark/>
          </w:tcPr>
          <w:p w14:paraId="39A07980" w14:textId="77777777" w:rsidR="00C8466D" w:rsidRPr="007F3D5B" w:rsidRDefault="00C8466D" w:rsidP="00C8466D">
            <w:pPr>
              <w:rPr>
                <w:rFonts w:ascii="Arial" w:hAnsi="Arial" w:cs="Arial"/>
                <w:color w:val="000000"/>
                <w:sz w:val="22"/>
                <w:szCs w:val="22"/>
              </w:rPr>
            </w:pPr>
            <w:r w:rsidRPr="007F3D5B">
              <w:rPr>
                <w:rFonts w:ascii="Arial" w:hAnsi="Arial" w:cs="Arial"/>
                <w:color w:val="000000"/>
                <w:sz w:val="22"/>
                <w:szCs w:val="22"/>
              </w:rPr>
              <w:t>Phusion HiFi polymerase</w:t>
            </w:r>
          </w:p>
        </w:tc>
        <w:tc>
          <w:tcPr>
            <w:tcW w:w="1300" w:type="dxa"/>
            <w:tcBorders>
              <w:top w:val="nil"/>
              <w:left w:val="nil"/>
              <w:bottom w:val="single" w:sz="4" w:space="0" w:color="auto"/>
              <w:right w:val="single" w:sz="4" w:space="0" w:color="auto"/>
            </w:tcBorders>
            <w:shd w:val="clear" w:color="auto" w:fill="auto"/>
            <w:noWrap/>
            <w:vAlign w:val="bottom"/>
            <w:hideMark/>
          </w:tcPr>
          <w:p w14:paraId="5C61F505" w14:textId="77777777" w:rsidR="00C8466D" w:rsidRPr="007F3D5B" w:rsidRDefault="00C8466D" w:rsidP="00C8466D">
            <w:pPr>
              <w:jc w:val="center"/>
              <w:rPr>
                <w:rFonts w:ascii="Arial" w:hAnsi="Arial" w:cs="Arial"/>
                <w:color w:val="000000"/>
                <w:sz w:val="22"/>
                <w:szCs w:val="22"/>
              </w:rPr>
            </w:pPr>
            <w:r w:rsidRPr="007F3D5B">
              <w:rPr>
                <w:rFonts w:ascii="Arial" w:hAnsi="Arial" w:cs="Arial"/>
                <w:color w:val="000000"/>
                <w:sz w:val="22"/>
                <w:szCs w:val="22"/>
              </w:rPr>
              <w:t>1</w:t>
            </w:r>
          </w:p>
        </w:tc>
        <w:tc>
          <w:tcPr>
            <w:tcW w:w="2616"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3501B2A2" w14:textId="77777777" w:rsidR="00C8466D" w:rsidRPr="007F3D5B" w:rsidRDefault="00C8466D" w:rsidP="00C8466D">
            <w:pPr>
              <w:jc w:val="center"/>
              <w:rPr>
                <w:rFonts w:ascii="Arial" w:hAnsi="Arial" w:cs="Arial"/>
                <w:color w:val="000000"/>
                <w:sz w:val="22"/>
                <w:szCs w:val="22"/>
              </w:rPr>
            </w:pPr>
            <w:r w:rsidRPr="007F3D5B">
              <w:rPr>
                <w:rFonts w:ascii="Arial" w:hAnsi="Arial" w:cs="Arial"/>
                <w:color w:val="000000"/>
                <w:sz w:val="22"/>
                <w:szCs w:val="22"/>
              </w:rPr>
              <w:t>11</w:t>
            </w:r>
          </w:p>
        </w:tc>
      </w:tr>
      <w:tr w:rsidR="00C8466D" w:rsidRPr="007F3D5B" w14:paraId="636F2498" w14:textId="77777777" w:rsidTr="00C8466D">
        <w:trPr>
          <w:trHeight w:val="320"/>
        </w:trPr>
        <w:tc>
          <w:tcPr>
            <w:tcW w:w="2540" w:type="dxa"/>
            <w:tcBorders>
              <w:top w:val="nil"/>
              <w:left w:val="single" w:sz="4" w:space="0" w:color="auto"/>
              <w:bottom w:val="single" w:sz="4" w:space="0" w:color="auto"/>
              <w:right w:val="single" w:sz="4" w:space="0" w:color="auto"/>
            </w:tcBorders>
            <w:shd w:val="clear" w:color="auto" w:fill="auto"/>
            <w:noWrap/>
            <w:vAlign w:val="bottom"/>
            <w:hideMark/>
          </w:tcPr>
          <w:p w14:paraId="26A15FCB" w14:textId="77777777" w:rsidR="00C8466D" w:rsidRPr="007F3D5B" w:rsidRDefault="00C8466D" w:rsidP="00C8466D">
            <w:pPr>
              <w:rPr>
                <w:rFonts w:ascii="Arial" w:hAnsi="Arial" w:cs="Arial"/>
                <w:color w:val="000000"/>
                <w:sz w:val="22"/>
                <w:szCs w:val="22"/>
              </w:rPr>
            </w:pPr>
            <w:r w:rsidRPr="007F3D5B">
              <w:rPr>
                <w:rFonts w:ascii="Arial" w:hAnsi="Arial" w:cs="Arial"/>
                <w:color w:val="000000"/>
                <w:sz w:val="22"/>
                <w:szCs w:val="22"/>
              </w:rPr>
              <w:t>Total</w:t>
            </w:r>
          </w:p>
        </w:tc>
        <w:tc>
          <w:tcPr>
            <w:tcW w:w="1300" w:type="dxa"/>
            <w:tcBorders>
              <w:top w:val="nil"/>
              <w:left w:val="nil"/>
              <w:bottom w:val="single" w:sz="4" w:space="0" w:color="auto"/>
              <w:right w:val="single" w:sz="4" w:space="0" w:color="auto"/>
            </w:tcBorders>
            <w:shd w:val="clear" w:color="auto" w:fill="auto"/>
            <w:noWrap/>
            <w:vAlign w:val="bottom"/>
            <w:hideMark/>
          </w:tcPr>
          <w:p w14:paraId="17E4C1C5" w14:textId="77777777" w:rsidR="00C8466D" w:rsidRPr="007F3D5B" w:rsidRDefault="00C8466D" w:rsidP="00C8466D">
            <w:pPr>
              <w:jc w:val="center"/>
              <w:rPr>
                <w:rFonts w:ascii="Arial" w:hAnsi="Arial" w:cs="Arial"/>
                <w:color w:val="000000"/>
                <w:sz w:val="22"/>
                <w:szCs w:val="22"/>
              </w:rPr>
            </w:pPr>
            <w:r w:rsidRPr="007F3D5B">
              <w:rPr>
                <w:rFonts w:ascii="Arial" w:hAnsi="Arial" w:cs="Arial"/>
                <w:color w:val="000000"/>
                <w:sz w:val="22"/>
                <w:szCs w:val="22"/>
              </w:rPr>
              <w:t>41.5</w:t>
            </w:r>
          </w:p>
        </w:tc>
        <w:tc>
          <w:tcPr>
            <w:tcW w:w="2616"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3DEA5FEF" w14:textId="77777777" w:rsidR="00C8466D" w:rsidRPr="007F3D5B" w:rsidRDefault="00C8466D" w:rsidP="00C8466D">
            <w:pPr>
              <w:jc w:val="center"/>
              <w:rPr>
                <w:rFonts w:ascii="Arial" w:hAnsi="Arial" w:cs="Arial"/>
                <w:color w:val="000000"/>
                <w:sz w:val="22"/>
                <w:szCs w:val="22"/>
              </w:rPr>
            </w:pPr>
            <w:r w:rsidRPr="007F3D5B">
              <w:rPr>
                <w:rFonts w:ascii="Arial" w:hAnsi="Arial" w:cs="Arial"/>
                <w:color w:val="000000"/>
                <w:sz w:val="22"/>
                <w:szCs w:val="22"/>
              </w:rPr>
              <w:t>456.5</w:t>
            </w:r>
          </w:p>
        </w:tc>
      </w:tr>
    </w:tbl>
    <w:p w14:paraId="39DBD414" w14:textId="77777777" w:rsidR="00C8466D" w:rsidRPr="007F3D5B" w:rsidRDefault="00C8466D" w:rsidP="00C8466D">
      <w:pPr>
        <w:rPr>
          <w:rFonts w:ascii="Arial" w:hAnsi="Arial" w:cs="Arial"/>
          <w:color w:val="000000"/>
        </w:rPr>
      </w:pPr>
    </w:p>
    <w:p w14:paraId="4163DC95" w14:textId="77777777" w:rsidR="00C8466D" w:rsidRPr="007F3D5B" w:rsidRDefault="00C8466D" w:rsidP="005413FC">
      <w:pPr>
        <w:pStyle w:val="ListParagraph"/>
        <w:numPr>
          <w:ilvl w:val="0"/>
          <w:numId w:val="4"/>
        </w:numPr>
        <w:spacing w:after="0" w:line="240" w:lineRule="auto"/>
        <w:rPr>
          <w:rFonts w:ascii="Arial" w:hAnsi="Arial" w:cs="Arial"/>
          <w:color w:val="000000"/>
          <w:sz w:val="24"/>
          <w:szCs w:val="24"/>
        </w:rPr>
      </w:pPr>
      <w:r w:rsidRPr="007F3D5B">
        <w:rPr>
          <w:rFonts w:ascii="Arial" w:hAnsi="Arial" w:cs="Arial"/>
          <w:color w:val="000000"/>
        </w:rPr>
        <w:t>To a 0.2 ml PCR tube, add the following reagents, in order, according to tables* below:</w:t>
      </w:r>
    </w:p>
    <w:p w14:paraId="2F120763" w14:textId="5CDC49C5" w:rsidR="00C8466D" w:rsidRPr="007F3D5B" w:rsidRDefault="00C8466D" w:rsidP="005413FC">
      <w:pPr>
        <w:pStyle w:val="ListParagraph"/>
        <w:numPr>
          <w:ilvl w:val="1"/>
          <w:numId w:val="4"/>
        </w:numPr>
        <w:spacing w:after="0" w:line="240" w:lineRule="auto"/>
        <w:rPr>
          <w:rFonts w:ascii="Arial" w:hAnsi="Arial" w:cs="Arial"/>
          <w:color w:val="000000"/>
          <w:sz w:val="24"/>
          <w:szCs w:val="24"/>
        </w:rPr>
      </w:pPr>
      <w:r w:rsidRPr="007F3D5B">
        <w:rPr>
          <w:rFonts w:ascii="Arial" w:hAnsi="Arial" w:cs="Arial"/>
          <w:color w:val="000000"/>
        </w:rPr>
        <w:t xml:space="preserve">2.5 </w:t>
      </w:r>
      <w:r w:rsidR="00731380">
        <w:rPr>
          <w:rFonts w:ascii="Arial" w:hAnsi="Arial" w:cs="Arial"/>
          <w:color w:val="000000"/>
        </w:rPr>
        <w:t>μ</w:t>
      </w:r>
      <w:r w:rsidRPr="007F3D5B">
        <w:rPr>
          <w:rFonts w:ascii="Arial" w:hAnsi="Arial" w:cs="Arial"/>
          <w:color w:val="000000"/>
        </w:rPr>
        <w:t>l cDNA from step 11 above.</w:t>
      </w:r>
    </w:p>
    <w:p w14:paraId="61B230D6" w14:textId="49241109" w:rsidR="00C8466D" w:rsidRPr="007F3D5B" w:rsidRDefault="00C8466D" w:rsidP="005413FC">
      <w:pPr>
        <w:pStyle w:val="ListParagraph"/>
        <w:numPr>
          <w:ilvl w:val="1"/>
          <w:numId w:val="4"/>
        </w:numPr>
        <w:spacing w:after="0" w:line="240" w:lineRule="auto"/>
        <w:rPr>
          <w:rFonts w:ascii="Arial" w:hAnsi="Arial" w:cs="Arial"/>
          <w:color w:val="000000"/>
          <w:sz w:val="24"/>
          <w:szCs w:val="24"/>
        </w:rPr>
      </w:pPr>
      <w:r w:rsidRPr="007F3D5B">
        <w:rPr>
          <w:rFonts w:ascii="Arial" w:hAnsi="Arial" w:cs="Arial"/>
          <w:color w:val="000000"/>
        </w:rPr>
        <w:t xml:space="preserve">5 </w:t>
      </w:r>
      <w:r w:rsidR="00731380">
        <w:rPr>
          <w:rFonts w:ascii="Arial" w:hAnsi="Arial" w:cs="Arial"/>
          <w:color w:val="000000"/>
        </w:rPr>
        <w:t>μ</w:t>
      </w:r>
      <w:r w:rsidRPr="007F3D5B">
        <w:rPr>
          <w:rFonts w:ascii="Arial" w:hAnsi="Arial" w:cs="Arial"/>
          <w:color w:val="000000"/>
        </w:rPr>
        <w:t>l of 10X UPM (universal primer mix)</w:t>
      </w:r>
    </w:p>
    <w:p w14:paraId="0C0873B6" w14:textId="1F2F829A" w:rsidR="00C8466D" w:rsidRPr="007F3D5B" w:rsidRDefault="00C8466D" w:rsidP="005413FC">
      <w:pPr>
        <w:pStyle w:val="ListParagraph"/>
        <w:numPr>
          <w:ilvl w:val="1"/>
          <w:numId w:val="4"/>
        </w:numPr>
        <w:spacing w:after="0" w:line="240" w:lineRule="auto"/>
        <w:rPr>
          <w:rFonts w:ascii="Arial" w:hAnsi="Arial" w:cs="Arial"/>
          <w:color w:val="000000"/>
          <w:sz w:val="24"/>
          <w:szCs w:val="24"/>
        </w:rPr>
      </w:pPr>
      <w:r w:rsidRPr="007F3D5B">
        <w:rPr>
          <w:rFonts w:ascii="Arial" w:hAnsi="Arial" w:cs="Arial"/>
          <w:color w:val="000000"/>
        </w:rPr>
        <w:t xml:space="preserve">1 </w:t>
      </w:r>
      <w:r w:rsidR="00731380">
        <w:rPr>
          <w:rFonts w:ascii="Arial" w:hAnsi="Arial" w:cs="Arial"/>
          <w:color w:val="000000"/>
        </w:rPr>
        <w:t>μ</w:t>
      </w:r>
      <w:r w:rsidRPr="007F3D5B">
        <w:rPr>
          <w:rFonts w:ascii="Arial" w:hAnsi="Arial" w:cs="Arial"/>
          <w:color w:val="000000"/>
        </w:rPr>
        <w:t xml:space="preserve">l primer (10 </w:t>
      </w:r>
      <w:r w:rsidR="00731380">
        <w:rPr>
          <w:rFonts w:ascii="Arial" w:hAnsi="Arial" w:cs="Arial"/>
          <w:color w:val="000000"/>
        </w:rPr>
        <w:t>μ</w:t>
      </w:r>
      <w:r w:rsidRPr="007F3D5B">
        <w:rPr>
          <w:rFonts w:ascii="Arial" w:hAnsi="Arial" w:cs="Arial"/>
          <w:color w:val="000000"/>
        </w:rPr>
        <w:t>M)</w:t>
      </w:r>
    </w:p>
    <w:p w14:paraId="3B4BCB29" w14:textId="7FABAD90" w:rsidR="00C8466D" w:rsidRPr="007F3D5B" w:rsidRDefault="00C8466D" w:rsidP="005413FC">
      <w:pPr>
        <w:pStyle w:val="ListParagraph"/>
        <w:numPr>
          <w:ilvl w:val="1"/>
          <w:numId w:val="4"/>
        </w:numPr>
        <w:spacing w:after="0" w:line="240" w:lineRule="auto"/>
        <w:rPr>
          <w:rFonts w:ascii="Arial" w:hAnsi="Arial" w:cs="Arial"/>
          <w:color w:val="000000"/>
          <w:sz w:val="24"/>
          <w:szCs w:val="24"/>
        </w:rPr>
      </w:pPr>
      <w:r w:rsidRPr="007F3D5B">
        <w:rPr>
          <w:rFonts w:ascii="Arial" w:hAnsi="Arial" w:cs="Arial"/>
          <w:color w:val="000000"/>
        </w:rPr>
        <w:t xml:space="preserve">41.5 </w:t>
      </w:r>
      <w:r w:rsidR="00D62E83">
        <w:rPr>
          <w:rFonts w:ascii="Arial" w:hAnsi="Arial" w:cs="Arial"/>
          <w:color w:val="000000"/>
        </w:rPr>
        <w:t>μ</w:t>
      </w:r>
      <w:r w:rsidRPr="007F3D5B">
        <w:rPr>
          <w:rFonts w:ascii="Arial" w:hAnsi="Arial" w:cs="Arial"/>
          <w:color w:val="000000"/>
        </w:rPr>
        <w:t>l of PCR master mix from step 2.</w:t>
      </w:r>
    </w:p>
    <w:p w14:paraId="65BDA6A7" w14:textId="77777777" w:rsidR="00C8466D" w:rsidRPr="007F3D5B" w:rsidRDefault="00C8466D" w:rsidP="00C8466D">
      <w:pPr>
        <w:pStyle w:val="ListParagraph"/>
        <w:spacing w:after="0" w:line="240" w:lineRule="auto"/>
        <w:ind w:left="1080"/>
        <w:rPr>
          <w:rFonts w:ascii="Arial" w:hAnsi="Arial" w:cs="Arial"/>
          <w:color w:val="000000"/>
        </w:rPr>
      </w:pPr>
    </w:p>
    <w:tbl>
      <w:tblPr>
        <w:tblW w:w="0" w:type="auto"/>
        <w:tblLook w:val="04A0" w:firstRow="1" w:lastRow="0" w:firstColumn="1" w:lastColumn="0" w:noHBand="0" w:noVBand="1"/>
      </w:tblPr>
      <w:tblGrid>
        <w:gridCol w:w="1361"/>
        <w:gridCol w:w="828"/>
        <w:gridCol w:w="828"/>
        <w:gridCol w:w="828"/>
        <w:gridCol w:w="828"/>
        <w:gridCol w:w="961"/>
      </w:tblGrid>
      <w:tr w:rsidR="00C8466D" w:rsidRPr="007F3D5B" w14:paraId="5B6EEB28" w14:textId="77777777" w:rsidTr="00C8466D">
        <w:trPr>
          <w:trHeight w:val="320"/>
        </w:trPr>
        <w:tc>
          <w:tcPr>
            <w:tcW w:w="0" w:type="auto"/>
            <w:gridSpan w:val="6"/>
            <w:tcBorders>
              <w:top w:val="single" w:sz="8" w:space="0" w:color="auto"/>
              <w:left w:val="single" w:sz="8" w:space="0" w:color="auto"/>
              <w:bottom w:val="nil"/>
              <w:right w:val="single" w:sz="12" w:space="0" w:color="auto"/>
            </w:tcBorders>
            <w:shd w:val="clear" w:color="auto" w:fill="auto"/>
            <w:vAlign w:val="center"/>
          </w:tcPr>
          <w:p w14:paraId="37AF4ECD" w14:textId="77777777" w:rsidR="00C8466D" w:rsidRPr="007F3D5B" w:rsidRDefault="00C8466D" w:rsidP="00C8466D">
            <w:pPr>
              <w:rPr>
                <w:rFonts w:ascii="Arial" w:hAnsi="Arial" w:cs="Arial"/>
                <w:i/>
                <w:iCs/>
                <w:color w:val="000000"/>
                <w:sz w:val="20"/>
                <w:szCs w:val="20"/>
              </w:rPr>
            </w:pPr>
            <w:r w:rsidRPr="007F3D5B">
              <w:rPr>
                <w:rFonts w:ascii="Arial" w:hAnsi="Arial" w:cs="Arial"/>
                <w:b/>
                <w:bCs/>
                <w:i/>
                <w:iCs/>
                <w:color w:val="000000"/>
                <w:sz w:val="20"/>
                <w:szCs w:val="20"/>
              </w:rPr>
              <w:t xml:space="preserve">Table 1. </w:t>
            </w:r>
            <w:r w:rsidRPr="007F3D5B">
              <w:rPr>
                <w:rFonts w:ascii="Arial" w:hAnsi="Arial" w:cs="Arial"/>
                <w:i/>
                <w:iCs/>
                <w:color w:val="000000"/>
                <w:sz w:val="20"/>
                <w:szCs w:val="20"/>
              </w:rPr>
              <w:t>For TCRs</w:t>
            </w:r>
          </w:p>
        </w:tc>
      </w:tr>
      <w:tr w:rsidR="00C8466D" w:rsidRPr="007F3D5B" w14:paraId="1E5400F0" w14:textId="77777777" w:rsidTr="00C8466D">
        <w:trPr>
          <w:trHeight w:val="320"/>
        </w:trPr>
        <w:tc>
          <w:tcPr>
            <w:tcW w:w="0" w:type="auto"/>
            <w:tcBorders>
              <w:top w:val="single" w:sz="8" w:space="0" w:color="auto"/>
              <w:left w:val="single" w:sz="8" w:space="0" w:color="auto"/>
              <w:bottom w:val="nil"/>
              <w:right w:val="single" w:sz="12" w:space="0" w:color="auto"/>
            </w:tcBorders>
            <w:shd w:val="clear" w:color="auto" w:fill="auto"/>
            <w:vAlign w:val="center"/>
            <w:hideMark/>
          </w:tcPr>
          <w:p w14:paraId="494051D2" w14:textId="77777777" w:rsidR="00C8466D" w:rsidRPr="007F3D5B" w:rsidRDefault="00C8466D" w:rsidP="00C8466D">
            <w:pPr>
              <w:jc w:val="center"/>
              <w:rPr>
                <w:rFonts w:ascii="Arial" w:hAnsi="Arial" w:cs="Arial"/>
                <w:i/>
                <w:iCs/>
                <w:color w:val="000000"/>
                <w:sz w:val="20"/>
                <w:szCs w:val="20"/>
              </w:rPr>
            </w:pPr>
            <w:r w:rsidRPr="007F3D5B">
              <w:rPr>
                <w:rFonts w:ascii="Arial" w:hAnsi="Arial" w:cs="Arial"/>
                <w:i/>
                <w:iCs/>
                <w:color w:val="000000"/>
                <w:sz w:val="20"/>
                <w:szCs w:val="20"/>
              </w:rPr>
              <w:t>For 1 TCR</w:t>
            </w:r>
            <w:r w:rsidRPr="007F3D5B">
              <w:rPr>
                <w:rFonts w:ascii="Arial" w:hAnsi="Arial" w:cs="Arial"/>
                <w:color w:val="000000"/>
                <w:sz w:val="20"/>
                <w:szCs w:val="20"/>
              </w:rPr>
              <w:t> </w:t>
            </w:r>
          </w:p>
        </w:tc>
        <w:tc>
          <w:tcPr>
            <w:tcW w:w="0" w:type="auto"/>
            <w:tcBorders>
              <w:top w:val="single" w:sz="8" w:space="0" w:color="auto"/>
              <w:left w:val="nil"/>
              <w:bottom w:val="nil"/>
              <w:right w:val="single" w:sz="8" w:space="0" w:color="auto"/>
            </w:tcBorders>
            <w:shd w:val="clear" w:color="auto" w:fill="auto"/>
            <w:vAlign w:val="center"/>
            <w:hideMark/>
          </w:tcPr>
          <w:p w14:paraId="438FBB88" w14:textId="77777777" w:rsidR="00C8466D" w:rsidRPr="007F3D5B" w:rsidRDefault="00C8466D" w:rsidP="00C8466D">
            <w:pPr>
              <w:jc w:val="center"/>
              <w:rPr>
                <w:rFonts w:ascii="Arial" w:hAnsi="Arial" w:cs="Arial"/>
                <w:color w:val="000000"/>
                <w:sz w:val="20"/>
                <w:szCs w:val="20"/>
              </w:rPr>
            </w:pPr>
            <w:r w:rsidRPr="007F3D5B">
              <w:rPr>
                <w:rFonts w:ascii="Arial" w:hAnsi="Arial" w:cs="Arial"/>
                <w:color w:val="000000"/>
                <w:sz w:val="20"/>
                <w:szCs w:val="20"/>
              </w:rPr>
              <w:t>1</w:t>
            </w:r>
          </w:p>
        </w:tc>
        <w:tc>
          <w:tcPr>
            <w:tcW w:w="0" w:type="auto"/>
            <w:tcBorders>
              <w:top w:val="single" w:sz="8" w:space="0" w:color="auto"/>
              <w:left w:val="nil"/>
              <w:bottom w:val="nil"/>
              <w:right w:val="single" w:sz="8" w:space="0" w:color="auto"/>
            </w:tcBorders>
            <w:shd w:val="clear" w:color="auto" w:fill="auto"/>
            <w:vAlign w:val="center"/>
            <w:hideMark/>
          </w:tcPr>
          <w:p w14:paraId="7C1A2CDD" w14:textId="77777777" w:rsidR="00C8466D" w:rsidRPr="007F3D5B" w:rsidRDefault="00C8466D" w:rsidP="00C8466D">
            <w:pPr>
              <w:jc w:val="center"/>
              <w:rPr>
                <w:rFonts w:ascii="Arial" w:hAnsi="Arial" w:cs="Arial"/>
                <w:color w:val="000000"/>
                <w:sz w:val="20"/>
                <w:szCs w:val="20"/>
              </w:rPr>
            </w:pPr>
            <w:r w:rsidRPr="007F3D5B">
              <w:rPr>
                <w:rFonts w:ascii="Arial" w:hAnsi="Arial" w:cs="Arial"/>
                <w:color w:val="000000"/>
                <w:sz w:val="20"/>
                <w:szCs w:val="20"/>
              </w:rPr>
              <w:t>2</w:t>
            </w:r>
          </w:p>
        </w:tc>
        <w:tc>
          <w:tcPr>
            <w:tcW w:w="0" w:type="auto"/>
            <w:tcBorders>
              <w:top w:val="single" w:sz="8" w:space="0" w:color="auto"/>
              <w:left w:val="nil"/>
              <w:bottom w:val="nil"/>
              <w:right w:val="single" w:sz="8" w:space="0" w:color="auto"/>
            </w:tcBorders>
            <w:shd w:val="clear" w:color="auto" w:fill="auto"/>
            <w:vAlign w:val="center"/>
            <w:hideMark/>
          </w:tcPr>
          <w:p w14:paraId="13382009" w14:textId="77777777" w:rsidR="00C8466D" w:rsidRPr="007F3D5B" w:rsidRDefault="00C8466D" w:rsidP="00C8466D">
            <w:pPr>
              <w:jc w:val="center"/>
              <w:rPr>
                <w:rFonts w:ascii="Arial" w:hAnsi="Arial" w:cs="Arial"/>
                <w:i/>
                <w:iCs/>
                <w:color w:val="000000"/>
                <w:sz w:val="20"/>
                <w:szCs w:val="20"/>
              </w:rPr>
            </w:pPr>
            <w:r w:rsidRPr="007F3D5B">
              <w:rPr>
                <w:rFonts w:ascii="Arial" w:hAnsi="Arial" w:cs="Arial"/>
                <w:i/>
                <w:iCs/>
                <w:color w:val="000000"/>
                <w:sz w:val="20"/>
                <w:szCs w:val="20"/>
              </w:rPr>
              <w:t>3</w:t>
            </w:r>
          </w:p>
        </w:tc>
        <w:tc>
          <w:tcPr>
            <w:tcW w:w="0" w:type="auto"/>
            <w:tcBorders>
              <w:top w:val="single" w:sz="8" w:space="0" w:color="auto"/>
              <w:left w:val="nil"/>
              <w:bottom w:val="nil"/>
              <w:right w:val="single" w:sz="8" w:space="0" w:color="auto"/>
            </w:tcBorders>
            <w:shd w:val="clear" w:color="auto" w:fill="auto"/>
            <w:vAlign w:val="center"/>
            <w:hideMark/>
          </w:tcPr>
          <w:p w14:paraId="6B31B596" w14:textId="77777777" w:rsidR="00C8466D" w:rsidRPr="007F3D5B" w:rsidRDefault="00C8466D" w:rsidP="00C8466D">
            <w:pPr>
              <w:jc w:val="center"/>
              <w:rPr>
                <w:rFonts w:ascii="Arial" w:hAnsi="Arial" w:cs="Arial"/>
                <w:i/>
                <w:iCs/>
                <w:color w:val="000000"/>
                <w:sz w:val="20"/>
                <w:szCs w:val="20"/>
              </w:rPr>
            </w:pPr>
            <w:r w:rsidRPr="007F3D5B">
              <w:rPr>
                <w:rFonts w:ascii="Arial" w:hAnsi="Arial" w:cs="Arial"/>
                <w:i/>
                <w:iCs/>
                <w:color w:val="000000"/>
                <w:sz w:val="20"/>
                <w:szCs w:val="20"/>
              </w:rPr>
              <w:t>4</w:t>
            </w:r>
          </w:p>
        </w:tc>
        <w:tc>
          <w:tcPr>
            <w:tcW w:w="0" w:type="auto"/>
            <w:tcBorders>
              <w:top w:val="single" w:sz="8" w:space="0" w:color="auto"/>
              <w:left w:val="nil"/>
              <w:bottom w:val="nil"/>
              <w:right w:val="single" w:sz="12" w:space="0" w:color="auto"/>
            </w:tcBorders>
            <w:shd w:val="clear" w:color="auto" w:fill="auto"/>
            <w:vAlign w:val="center"/>
            <w:hideMark/>
          </w:tcPr>
          <w:p w14:paraId="6D101DCC" w14:textId="77777777" w:rsidR="00C8466D" w:rsidRPr="007F3D5B" w:rsidRDefault="00C8466D" w:rsidP="00C8466D">
            <w:pPr>
              <w:jc w:val="center"/>
              <w:rPr>
                <w:rFonts w:ascii="Arial" w:hAnsi="Arial" w:cs="Arial"/>
                <w:i/>
                <w:iCs/>
                <w:color w:val="000000"/>
                <w:sz w:val="20"/>
                <w:szCs w:val="20"/>
              </w:rPr>
            </w:pPr>
            <w:r w:rsidRPr="007F3D5B">
              <w:rPr>
                <w:rFonts w:ascii="Arial" w:hAnsi="Arial" w:cs="Arial"/>
                <w:i/>
                <w:iCs/>
                <w:color w:val="000000"/>
                <w:sz w:val="20"/>
                <w:szCs w:val="20"/>
              </w:rPr>
              <w:t>5</w:t>
            </w:r>
          </w:p>
        </w:tc>
      </w:tr>
      <w:tr w:rsidR="00C8466D" w:rsidRPr="007F3D5B" w14:paraId="08CB1632" w14:textId="77777777" w:rsidTr="00C8466D">
        <w:trPr>
          <w:trHeight w:val="340"/>
        </w:trPr>
        <w:tc>
          <w:tcPr>
            <w:tcW w:w="0" w:type="auto"/>
            <w:tcBorders>
              <w:top w:val="nil"/>
              <w:left w:val="single" w:sz="8" w:space="0" w:color="auto"/>
              <w:bottom w:val="nil"/>
              <w:right w:val="single" w:sz="12" w:space="0" w:color="auto"/>
            </w:tcBorders>
            <w:shd w:val="clear" w:color="auto" w:fill="auto"/>
            <w:vAlign w:val="center"/>
            <w:hideMark/>
          </w:tcPr>
          <w:p w14:paraId="17B4CB56" w14:textId="77777777" w:rsidR="00C8466D" w:rsidRPr="007F3D5B" w:rsidRDefault="00C8466D" w:rsidP="00C8466D">
            <w:pPr>
              <w:jc w:val="center"/>
              <w:rPr>
                <w:rFonts w:ascii="Arial" w:hAnsi="Arial" w:cs="Arial"/>
                <w:i/>
                <w:iCs/>
                <w:color w:val="000000"/>
                <w:sz w:val="20"/>
                <w:szCs w:val="20"/>
              </w:rPr>
            </w:pPr>
            <w:r w:rsidRPr="007F3D5B">
              <w:rPr>
                <w:rFonts w:ascii="Arial" w:hAnsi="Arial" w:cs="Arial"/>
                <w:i/>
                <w:iCs/>
                <w:color w:val="000000"/>
                <w:sz w:val="20"/>
                <w:szCs w:val="20"/>
              </w:rPr>
              <w:t> </w:t>
            </w:r>
          </w:p>
        </w:tc>
        <w:tc>
          <w:tcPr>
            <w:tcW w:w="0" w:type="auto"/>
            <w:tcBorders>
              <w:top w:val="nil"/>
              <w:left w:val="nil"/>
              <w:bottom w:val="nil"/>
              <w:right w:val="single" w:sz="8" w:space="0" w:color="auto"/>
            </w:tcBorders>
            <w:shd w:val="clear" w:color="auto" w:fill="auto"/>
            <w:vAlign w:val="center"/>
            <w:hideMark/>
          </w:tcPr>
          <w:p w14:paraId="0DE9550C" w14:textId="77777777" w:rsidR="00C8466D" w:rsidRPr="007F3D5B" w:rsidRDefault="00C8466D" w:rsidP="00C8466D">
            <w:pPr>
              <w:jc w:val="center"/>
              <w:rPr>
                <w:rFonts w:ascii="Arial" w:hAnsi="Arial" w:cs="Arial"/>
                <w:color w:val="000000"/>
                <w:sz w:val="20"/>
                <w:szCs w:val="20"/>
              </w:rPr>
            </w:pPr>
            <w:r w:rsidRPr="007F3D5B">
              <w:rPr>
                <w:rFonts w:ascii="Arial" w:hAnsi="Arial" w:cs="Arial"/>
                <w:color w:val="000000"/>
                <w:sz w:val="20"/>
                <w:szCs w:val="20"/>
              </w:rPr>
              <w:t>TCR-X</w:t>
            </w:r>
          </w:p>
        </w:tc>
        <w:tc>
          <w:tcPr>
            <w:tcW w:w="0" w:type="auto"/>
            <w:tcBorders>
              <w:top w:val="nil"/>
              <w:left w:val="nil"/>
              <w:bottom w:val="nil"/>
              <w:right w:val="single" w:sz="8" w:space="0" w:color="auto"/>
            </w:tcBorders>
            <w:shd w:val="clear" w:color="auto" w:fill="auto"/>
            <w:vAlign w:val="center"/>
            <w:hideMark/>
          </w:tcPr>
          <w:p w14:paraId="4B7066AE" w14:textId="77777777" w:rsidR="00C8466D" w:rsidRPr="007F3D5B" w:rsidRDefault="00C8466D" w:rsidP="00C8466D">
            <w:pPr>
              <w:jc w:val="center"/>
              <w:rPr>
                <w:rFonts w:ascii="Arial" w:hAnsi="Arial" w:cs="Arial"/>
                <w:color w:val="000000"/>
                <w:sz w:val="20"/>
                <w:szCs w:val="20"/>
              </w:rPr>
            </w:pPr>
            <w:r w:rsidRPr="007F3D5B">
              <w:rPr>
                <w:rFonts w:ascii="Arial" w:hAnsi="Arial" w:cs="Arial"/>
                <w:color w:val="000000"/>
                <w:sz w:val="20"/>
                <w:szCs w:val="20"/>
              </w:rPr>
              <w:t>TCR-X</w:t>
            </w:r>
          </w:p>
        </w:tc>
        <w:tc>
          <w:tcPr>
            <w:tcW w:w="0" w:type="auto"/>
            <w:tcBorders>
              <w:top w:val="nil"/>
              <w:left w:val="nil"/>
              <w:bottom w:val="nil"/>
              <w:right w:val="single" w:sz="8" w:space="0" w:color="auto"/>
            </w:tcBorders>
            <w:shd w:val="clear" w:color="auto" w:fill="auto"/>
            <w:vAlign w:val="center"/>
            <w:hideMark/>
          </w:tcPr>
          <w:p w14:paraId="321FF954" w14:textId="77777777" w:rsidR="00C8466D" w:rsidRPr="007F3D5B" w:rsidRDefault="00C8466D" w:rsidP="00C8466D">
            <w:pPr>
              <w:jc w:val="center"/>
              <w:rPr>
                <w:rFonts w:ascii="Arial" w:hAnsi="Arial" w:cs="Arial"/>
                <w:i/>
                <w:iCs/>
                <w:color w:val="000000"/>
                <w:sz w:val="20"/>
                <w:szCs w:val="20"/>
              </w:rPr>
            </w:pPr>
            <w:r w:rsidRPr="007F3D5B">
              <w:rPr>
                <w:rFonts w:ascii="Arial" w:hAnsi="Arial" w:cs="Arial"/>
                <w:i/>
                <w:iCs/>
                <w:color w:val="000000"/>
                <w:sz w:val="20"/>
                <w:szCs w:val="20"/>
              </w:rPr>
              <w:t>TCR-X</w:t>
            </w:r>
          </w:p>
        </w:tc>
        <w:tc>
          <w:tcPr>
            <w:tcW w:w="0" w:type="auto"/>
            <w:tcBorders>
              <w:top w:val="nil"/>
              <w:left w:val="nil"/>
              <w:bottom w:val="nil"/>
              <w:right w:val="single" w:sz="8" w:space="0" w:color="auto"/>
            </w:tcBorders>
            <w:shd w:val="clear" w:color="auto" w:fill="auto"/>
            <w:vAlign w:val="center"/>
            <w:hideMark/>
          </w:tcPr>
          <w:p w14:paraId="0FACD65F" w14:textId="77777777" w:rsidR="00C8466D" w:rsidRPr="007F3D5B" w:rsidRDefault="00C8466D" w:rsidP="00C8466D">
            <w:pPr>
              <w:jc w:val="center"/>
              <w:rPr>
                <w:rFonts w:ascii="Arial" w:hAnsi="Arial" w:cs="Arial"/>
                <w:i/>
                <w:iCs/>
                <w:color w:val="000000"/>
                <w:sz w:val="20"/>
                <w:szCs w:val="20"/>
              </w:rPr>
            </w:pPr>
            <w:r w:rsidRPr="007F3D5B">
              <w:rPr>
                <w:rFonts w:ascii="Arial" w:hAnsi="Arial" w:cs="Arial"/>
                <w:i/>
                <w:iCs/>
                <w:color w:val="000000"/>
                <w:sz w:val="20"/>
                <w:szCs w:val="20"/>
              </w:rPr>
              <w:t>TCR-X</w:t>
            </w:r>
          </w:p>
        </w:tc>
        <w:tc>
          <w:tcPr>
            <w:tcW w:w="0" w:type="auto"/>
            <w:tcBorders>
              <w:top w:val="nil"/>
              <w:left w:val="nil"/>
              <w:bottom w:val="nil"/>
              <w:right w:val="single" w:sz="12" w:space="0" w:color="auto"/>
            </w:tcBorders>
            <w:shd w:val="clear" w:color="auto" w:fill="auto"/>
            <w:vAlign w:val="center"/>
            <w:hideMark/>
          </w:tcPr>
          <w:p w14:paraId="74A8BF98" w14:textId="77777777" w:rsidR="00C8466D" w:rsidRPr="007F3D5B" w:rsidRDefault="00C8466D" w:rsidP="00C8466D">
            <w:pPr>
              <w:jc w:val="center"/>
              <w:rPr>
                <w:rFonts w:ascii="Arial" w:hAnsi="Arial" w:cs="Arial"/>
                <w:i/>
                <w:iCs/>
                <w:color w:val="000000"/>
                <w:sz w:val="20"/>
                <w:szCs w:val="20"/>
              </w:rPr>
            </w:pPr>
            <w:r w:rsidRPr="007F3D5B">
              <w:rPr>
                <w:rFonts w:ascii="Arial" w:hAnsi="Arial" w:cs="Arial"/>
                <w:i/>
                <w:iCs/>
                <w:color w:val="000000"/>
                <w:sz w:val="20"/>
                <w:szCs w:val="20"/>
              </w:rPr>
              <w:t>TXCR-X</w:t>
            </w:r>
          </w:p>
        </w:tc>
      </w:tr>
      <w:tr w:rsidR="00C8466D" w:rsidRPr="007F3D5B" w14:paraId="173E5B2F" w14:textId="77777777" w:rsidTr="00C8466D">
        <w:trPr>
          <w:trHeight w:val="84"/>
        </w:trPr>
        <w:tc>
          <w:tcPr>
            <w:tcW w:w="0" w:type="auto"/>
            <w:tcBorders>
              <w:top w:val="nil"/>
              <w:left w:val="single" w:sz="8" w:space="0" w:color="auto"/>
              <w:bottom w:val="single" w:sz="12" w:space="0" w:color="auto"/>
              <w:right w:val="single" w:sz="12" w:space="0" w:color="auto"/>
            </w:tcBorders>
            <w:shd w:val="clear" w:color="auto" w:fill="auto"/>
            <w:vAlign w:val="center"/>
            <w:hideMark/>
          </w:tcPr>
          <w:p w14:paraId="721F25E5" w14:textId="77777777" w:rsidR="00C8466D" w:rsidRPr="007F3D5B" w:rsidRDefault="00C8466D" w:rsidP="00C8466D">
            <w:pPr>
              <w:jc w:val="center"/>
              <w:rPr>
                <w:rFonts w:ascii="Arial" w:hAnsi="Arial" w:cs="Arial"/>
                <w:i/>
                <w:iCs/>
                <w:color w:val="000000"/>
                <w:sz w:val="20"/>
                <w:szCs w:val="20"/>
              </w:rPr>
            </w:pPr>
            <w:r w:rsidRPr="007F3D5B">
              <w:rPr>
                <w:rFonts w:ascii="Arial" w:hAnsi="Arial" w:cs="Arial"/>
                <w:i/>
                <w:iCs/>
                <w:color w:val="000000"/>
                <w:sz w:val="20"/>
                <w:szCs w:val="20"/>
              </w:rPr>
              <w:t> </w:t>
            </w:r>
          </w:p>
        </w:tc>
        <w:tc>
          <w:tcPr>
            <w:tcW w:w="0" w:type="auto"/>
            <w:tcBorders>
              <w:top w:val="nil"/>
              <w:left w:val="nil"/>
              <w:bottom w:val="single" w:sz="12" w:space="0" w:color="auto"/>
              <w:right w:val="single" w:sz="8" w:space="0" w:color="auto"/>
            </w:tcBorders>
            <w:shd w:val="clear" w:color="auto" w:fill="auto"/>
            <w:vAlign w:val="center"/>
            <w:hideMark/>
          </w:tcPr>
          <w:p w14:paraId="2FFDC910" w14:textId="77777777" w:rsidR="00C8466D" w:rsidRPr="007F3D5B" w:rsidRDefault="00C8466D" w:rsidP="00C8466D">
            <w:pPr>
              <w:jc w:val="center"/>
              <w:rPr>
                <w:rFonts w:ascii="Arial" w:hAnsi="Arial" w:cs="Arial"/>
                <w:color w:val="000000"/>
                <w:sz w:val="20"/>
                <w:szCs w:val="20"/>
              </w:rPr>
            </w:pPr>
            <w:r w:rsidRPr="007F3D5B">
              <w:rPr>
                <w:rFonts w:ascii="Arial" w:hAnsi="Arial" w:cs="Arial"/>
                <w:color w:val="000000"/>
                <w:sz w:val="20"/>
                <w:szCs w:val="20"/>
              </w:rPr>
              <w:t>alpha</w:t>
            </w:r>
          </w:p>
        </w:tc>
        <w:tc>
          <w:tcPr>
            <w:tcW w:w="0" w:type="auto"/>
            <w:tcBorders>
              <w:top w:val="nil"/>
              <w:left w:val="nil"/>
              <w:bottom w:val="single" w:sz="12" w:space="0" w:color="auto"/>
              <w:right w:val="single" w:sz="8" w:space="0" w:color="auto"/>
            </w:tcBorders>
            <w:shd w:val="clear" w:color="auto" w:fill="auto"/>
            <w:vAlign w:val="center"/>
            <w:hideMark/>
          </w:tcPr>
          <w:p w14:paraId="361742DB" w14:textId="77777777" w:rsidR="00C8466D" w:rsidRPr="007F3D5B" w:rsidRDefault="00C8466D" w:rsidP="00C8466D">
            <w:pPr>
              <w:jc w:val="center"/>
              <w:rPr>
                <w:rFonts w:ascii="Arial" w:hAnsi="Arial" w:cs="Arial"/>
                <w:color w:val="000000"/>
                <w:sz w:val="20"/>
                <w:szCs w:val="20"/>
              </w:rPr>
            </w:pPr>
            <w:r w:rsidRPr="007F3D5B">
              <w:rPr>
                <w:rFonts w:ascii="Arial" w:hAnsi="Arial" w:cs="Arial"/>
                <w:color w:val="000000"/>
                <w:sz w:val="20"/>
                <w:szCs w:val="20"/>
              </w:rPr>
              <w:t>beta</w:t>
            </w:r>
          </w:p>
        </w:tc>
        <w:tc>
          <w:tcPr>
            <w:tcW w:w="0" w:type="auto"/>
            <w:tcBorders>
              <w:top w:val="nil"/>
              <w:left w:val="nil"/>
              <w:bottom w:val="single" w:sz="12" w:space="0" w:color="auto"/>
              <w:right w:val="single" w:sz="8" w:space="0" w:color="auto"/>
            </w:tcBorders>
            <w:shd w:val="clear" w:color="auto" w:fill="auto"/>
            <w:vAlign w:val="center"/>
            <w:hideMark/>
          </w:tcPr>
          <w:p w14:paraId="356C8F72" w14:textId="77777777" w:rsidR="00C8466D" w:rsidRPr="007F3D5B" w:rsidRDefault="00C8466D" w:rsidP="00C8466D">
            <w:pPr>
              <w:jc w:val="center"/>
              <w:rPr>
                <w:rFonts w:ascii="Arial" w:hAnsi="Arial" w:cs="Arial"/>
                <w:i/>
                <w:iCs/>
                <w:color w:val="000000"/>
                <w:sz w:val="20"/>
                <w:szCs w:val="20"/>
              </w:rPr>
            </w:pPr>
            <w:r w:rsidRPr="007F3D5B">
              <w:rPr>
                <w:rFonts w:ascii="Arial" w:hAnsi="Arial" w:cs="Arial"/>
                <w:i/>
                <w:iCs/>
                <w:color w:val="000000"/>
                <w:sz w:val="20"/>
                <w:szCs w:val="20"/>
              </w:rPr>
              <w:t>-ctrl</w:t>
            </w:r>
          </w:p>
        </w:tc>
        <w:tc>
          <w:tcPr>
            <w:tcW w:w="0" w:type="auto"/>
            <w:tcBorders>
              <w:top w:val="nil"/>
              <w:left w:val="nil"/>
              <w:bottom w:val="single" w:sz="12" w:space="0" w:color="auto"/>
              <w:right w:val="single" w:sz="8" w:space="0" w:color="auto"/>
            </w:tcBorders>
            <w:shd w:val="clear" w:color="auto" w:fill="auto"/>
            <w:vAlign w:val="center"/>
            <w:hideMark/>
          </w:tcPr>
          <w:p w14:paraId="20C7D19F" w14:textId="77777777" w:rsidR="00C8466D" w:rsidRPr="007F3D5B" w:rsidRDefault="00C8466D" w:rsidP="00C8466D">
            <w:pPr>
              <w:jc w:val="center"/>
              <w:rPr>
                <w:rFonts w:ascii="Arial" w:hAnsi="Arial" w:cs="Arial"/>
                <w:i/>
                <w:iCs/>
                <w:color w:val="000000"/>
                <w:sz w:val="20"/>
                <w:szCs w:val="20"/>
              </w:rPr>
            </w:pPr>
            <w:r w:rsidRPr="007F3D5B">
              <w:rPr>
                <w:rFonts w:ascii="Arial" w:hAnsi="Arial" w:cs="Arial"/>
                <w:i/>
                <w:iCs/>
                <w:color w:val="000000"/>
                <w:sz w:val="20"/>
                <w:szCs w:val="20"/>
              </w:rPr>
              <w:t>-ctrl</w:t>
            </w:r>
          </w:p>
        </w:tc>
        <w:tc>
          <w:tcPr>
            <w:tcW w:w="0" w:type="auto"/>
            <w:tcBorders>
              <w:top w:val="nil"/>
              <w:left w:val="nil"/>
              <w:bottom w:val="single" w:sz="12" w:space="0" w:color="auto"/>
              <w:right w:val="single" w:sz="12" w:space="0" w:color="auto"/>
            </w:tcBorders>
            <w:shd w:val="clear" w:color="auto" w:fill="auto"/>
            <w:vAlign w:val="center"/>
            <w:hideMark/>
          </w:tcPr>
          <w:p w14:paraId="2CC185FF" w14:textId="77777777" w:rsidR="00C8466D" w:rsidRPr="007F3D5B" w:rsidRDefault="00C8466D" w:rsidP="00C8466D">
            <w:pPr>
              <w:jc w:val="center"/>
              <w:rPr>
                <w:rFonts w:ascii="Arial" w:hAnsi="Arial" w:cs="Arial"/>
                <w:i/>
                <w:iCs/>
                <w:color w:val="000000"/>
                <w:sz w:val="20"/>
                <w:szCs w:val="20"/>
              </w:rPr>
            </w:pPr>
            <w:r w:rsidRPr="007F3D5B">
              <w:rPr>
                <w:rFonts w:ascii="Arial" w:hAnsi="Arial" w:cs="Arial"/>
                <w:i/>
                <w:iCs/>
                <w:color w:val="000000"/>
                <w:sz w:val="20"/>
                <w:szCs w:val="20"/>
              </w:rPr>
              <w:t>-ctrl</w:t>
            </w:r>
          </w:p>
        </w:tc>
      </w:tr>
      <w:tr w:rsidR="00C8466D" w:rsidRPr="007F3D5B" w14:paraId="29B5E116" w14:textId="77777777" w:rsidTr="00C8466D">
        <w:trPr>
          <w:trHeight w:val="54"/>
        </w:trPr>
        <w:tc>
          <w:tcPr>
            <w:tcW w:w="0" w:type="auto"/>
            <w:tcBorders>
              <w:top w:val="nil"/>
              <w:left w:val="single" w:sz="8" w:space="0" w:color="auto"/>
              <w:bottom w:val="single" w:sz="8" w:space="0" w:color="auto"/>
              <w:right w:val="single" w:sz="12" w:space="0" w:color="auto"/>
            </w:tcBorders>
            <w:shd w:val="clear" w:color="auto" w:fill="auto"/>
            <w:vAlign w:val="center"/>
            <w:hideMark/>
          </w:tcPr>
          <w:p w14:paraId="4E3CE1DB" w14:textId="77777777" w:rsidR="00C8466D" w:rsidRPr="007F3D5B" w:rsidRDefault="00C8466D" w:rsidP="00C8466D">
            <w:pPr>
              <w:jc w:val="center"/>
              <w:rPr>
                <w:rFonts w:ascii="Arial" w:hAnsi="Arial" w:cs="Arial"/>
                <w:color w:val="000000"/>
                <w:sz w:val="20"/>
                <w:szCs w:val="20"/>
              </w:rPr>
            </w:pPr>
            <w:r w:rsidRPr="007F3D5B">
              <w:rPr>
                <w:rFonts w:ascii="Arial" w:hAnsi="Arial" w:cs="Arial"/>
                <w:color w:val="000000"/>
                <w:sz w:val="20"/>
                <w:szCs w:val="20"/>
              </w:rPr>
              <w:t>5’ cDNA</w:t>
            </w:r>
          </w:p>
        </w:tc>
        <w:tc>
          <w:tcPr>
            <w:tcW w:w="0" w:type="auto"/>
            <w:tcBorders>
              <w:top w:val="nil"/>
              <w:left w:val="nil"/>
              <w:bottom w:val="single" w:sz="8" w:space="0" w:color="auto"/>
              <w:right w:val="single" w:sz="8" w:space="0" w:color="auto"/>
            </w:tcBorders>
            <w:shd w:val="clear" w:color="auto" w:fill="auto"/>
            <w:vAlign w:val="center"/>
            <w:hideMark/>
          </w:tcPr>
          <w:p w14:paraId="10B168DA" w14:textId="551290B7" w:rsidR="00C8466D" w:rsidRPr="007F3D5B" w:rsidRDefault="00C8466D" w:rsidP="00C8466D">
            <w:pPr>
              <w:jc w:val="center"/>
              <w:rPr>
                <w:rFonts w:ascii="Arial" w:hAnsi="Arial" w:cs="Arial"/>
                <w:color w:val="000000"/>
                <w:sz w:val="20"/>
                <w:szCs w:val="20"/>
              </w:rPr>
            </w:pPr>
            <w:r w:rsidRPr="007F3D5B">
              <w:rPr>
                <w:rFonts w:ascii="Arial" w:hAnsi="Arial" w:cs="Arial"/>
                <w:color w:val="000000"/>
                <w:sz w:val="20"/>
                <w:szCs w:val="20"/>
              </w:rPr>
              <w:t>2.5</w:t>
            </w:r>
            <w:r w:rsidR="00731380">
              <w:rPr>
                <w:rFonts w:ascii="Arial" w:hAnsi="Arial" w:cs="Arial"/>
                <w:color w:val="000000"/>
                <w:sz w:val="22"/>
                <w:szCs w:val="22"/>
              </w:rPr>
              <w:t>μ</w:t>
            </w:r>
            <w:r w:rsidRPr="007F3D5B">
              <w:rPr>
                <w:rFonts w:ascii="Arial" w:hAnsi="Arial" w:cs="Arial"/>
                <w:color w:val="000000"/>
                <w:sz w:val="20"/>
                <w:szCs w:val="20"/>
              </w:rPr>
              <w:t>l</w:t>
            </w:r>
          </w:p>
        </w:tc>
        <w:tc>
          <w:tcPr>
            <w:tcW w:w="0" w:type="auto"/>
            <w:tcBorders>
              <w:top w:val="nil"/>
              <w:left w:val="nil"/>
              <w:bottom w:val="single" w:sz="8" w:space="0" w:color="auto"/>
              <w:right w:val="single" w:sz="8" w:space="0" w:color="auto"/>
            </w:tcBorders>
            <w:shd w:val="clear" w:color="auto" w:fill="auto"/>
            <w:vAlign w:val="center"/>
            <w:hideMark/>
          </w:tcPr>
          <w:p w14:paraId="011021F4" w14:textId="632F9764" w:rsidR="00C8466D" w:rsidRPr="007F3D5B" w:rsidRDefault="00C8466D" w:rsidP="00C8466D">
            <w:pPr>
              <w:jc w:val="center"/>
              <w:rPr>
                <w:rFonts w:ascii="Arial" w:hAnsi="Arial" w:cs="Arial"/>
                <w:color w:val="000000"/>
                <w:sz w:val="20"/>
                <w:szCs w:val="20"/>
              </w:rPr>
            </w:pPr>
            <w:r w:rsidRPr="007F3D5B">
              <w:rPr>
                <w:rFonts w:ascii="Arial" w:hAnsi="Arial" w:cs="Arial"/>
                <w:color w:val="000000"/>
                <w:sz w:val="20"/>
                <w:szCs w:val="20"/>
              </w:rPr>
              <w:t>2.5</w:t>
            </w:r>
            <w:r w:rsidR="00731380">
              <w:rPr>
                <w:rFonts w:ascii="Arial" w:hAnsi="Arial" w:cs="Arial"/>
                <w:color w:val="000000"/>
                <w:sz w:val="22"/>
                <w:szCs w:val="22"/>
              </w:rPr>
              <w:t>μ</w:t>
            </w:r>
            <w:r w:rsidRPr="007F3D5B">
              <w:rPr>
                <w:rFonts w:ascii="Arial" w:hAnsi="Arial" w:cs="Arial"/>
                <w:color w:val="000000"/>
                <w:sz w:val="20"/>
                <w:szCs w:val="20"/>
              </w:rPr>
              <w:t>l</w:t>
            </w:r>
          </w:p>
        </w:tc>
        <w:tc>
          <w:tcPr>
            <w:tcW w:w="0" w:type="auto"/>
            <w:tcBorders>
              <w:top w:val="nil"/>
              <w:left w:val="nil"/>
              <w:bottom w:val="single" w:sz="8" w:space="0" w:color="auto"/>
              <w:right w:val="single" w:sz="8" w:space="0" w:color="auto"/>
            </w:tcBorders>
            <w:shd w:val="clear" w:color="auto" w:fill="auto"/>
            <w:vAlign w:val="center"/>
            <w:hideMark/>
          </w:tcPr>
          <w:p w14:paraId="62F34E4D" w14:textId="43593E72" w:rsidR="00C8466D" w:rsidRPr="007F3D5B" w:rsidRDefault="00C8466D" w:rsidP="00C8466D">
            <w:pPr>
              <w:jc w:val="center"/>
              <w:rPr>
                <w:rFonts w:ascii="Arial" w:hAnsi="Arial" w:cs="Arial"/>
                <w:i/>
                <w:iCs/>
                <w:color w:val="000000"/>
                <w:sz w:val="20"/>
                <w:szCs w:val="20"/>
              </w:rPr>
            </w:pPr>
            <w:r w:rsidRPr="007F3D5B">
              <w:rPr>
                <w:rFonts w:ascii="Arial" w:hAnsi="Arial" w:cs="Arial"/>
                <w:i/>
                <w:iCs/>
                <w:color w:val="000000"/>
                <w:sz w:val="20"/>
                <w:szCs w:val="20"/>
              </w:rPr>
              <w:t>2.5</w:t>
            </w:r>
            <w:r w:rsidR="00731380" w:rsidRPr="00731380">
              <w:rPr>
                <w:rFonts w:ascii="Arial" w:hAnsi="Arial" w:cs="Arial"/>
                <w:i/>
                <w:iCs/>
                <w:color w:val="000000"/>
                <w:sz w:val="22"/>
                <w:szCs w:val="22"/>
              </w:rPr>
              <w:t>μ</w:t>
            </w:r>
            <w:r w:rsidRPr="007F3D5B">
              <w:rPr>
                <w:rFonts w:ascii="Arial" w:hAnsi="Arial" w:cs="Arial"/>
                <w:i/>
                <w:iCs/>
                <w:color w:val="000000"/>
                <w:sz w:val="20"/>
                <w:szCs w:val="20"/>
              </w:rPr>
              <w:t>l</w:t>
            </w:r>
          </w:p>
        </w:tc>
        <w:tc>
          <w:tcPr>
            <w:tcW w:w="0" w:type="auto"/>
            <w:tcBorders>
              <w:top w:val="nil"/>
              <w:left w:val="nil"/>
              <w:bottom w:val="single" w:sz="8" w:space="0" w:color="auto"/>
              <w:right w:val="single" w:sz="8" w:space="0" w:color="auto"/>
            </w:tcBorders>
            <w:shd w:val="clear" w:color="auto" w:fill="auto"/>
            <w:vAlign w:val="center"/>
            <w:hideMark/>
          </w:tcPr>
          <w:p w14:paraId="2B0FD6D0" w14:textId="6D39856B" w:rsidR="00C8466D" w:rsidRPr="007F3D5B" w:rsidRDefault="00C8466D" w:rsidP="00C8466D">
            <w:pPr>
              <w:jc w:val="center"/>
              <w:rPr>
                <w:rFonts w:ascii="Arial" w:hAnsi="Arial" w:cs="Arial"/>
                <w:i/>
                <w:iCs/>
                <w:color w:val="000000"/>
                <w:sz w:val="20"/>
                <w:szCs w:val="20"/>
              </w:rPr>
            </w:pPr>
            <w:r w:rsidRPr="007F3D5B">
              <w:rPr>
                <w:rFonts w:ascii="Arial" w:hAnsi="Arial" w:cs="Arial"/>
                <w:i/>
                <w:iCs/>
                <w:color w:val="000000"/>
                <w:sz w:val="20"/>
                <w:szCs w:val="20"/>
              </w:rPr>
              <w:t>2.5</w:t>
            </w:r>
            <w:r w:rsidR="00731380" w:rsidRPr="00731380">
              <w:rPr>
                <w:rFonts w:ascii="Arial" w:hAnsi="Arial" w:cs="Arial"/>
                <w:i/>
                <w:iCs/>
                <w:color w:val="000000"/>
                <w:sz w:val="22"/>
                <w:szCs w:val="22"/>
              </w:rPr>
              <w:t>μ</w:t>
            </w:r>
            <w:r w:rsidRPr="007F3D5B">
              <w:rPr>
                <w:rFonts w:ascii="Arial" w:hAnsi="Arial" w:cs="Arial"/>
                <w:i/>
                <w:iCs/>
                <w:color w:val="000000"/>
                <w:sz w:val="20"/>
                <w:szCs w:val="20"/>
              </w:rPr>
              <w:t>l</w:t>
            </w:r>
          </w:p>
        </w:tc>
        <w:tc>
          <w:tcPr>
            <w:tcW w:w="0" w:type="auto"/>
            <w:tcBorders>
              <w:top w:val="nil"/>
              <w:left w:val="nil"/>
              <w:bottom w:val="single" w:sz="8" w:space="0" w:color="auto"/>
              <w:right w:val="single" w:sz="12" w:space="0" w:color="auto"/>
            </w:tcBorders>
            <w:shd w:val="clear" w:color="auto" w:fill="auto"/>
            <w:vAlign w:val="center"/>
            <w:hideMark/>
          </w:tcPr>
          <w:p w14:paraId="19B0ABA7" w14:textId="38189EFA" w:rsidR="00C8466D" w:rsidRPr="007F3D5B" w:rsidRDefault="00C8466D" w:rsidP="00C8466D">
            <w:pPr>
              <w:jc w:val="center"/>
              <w:rPr>
                <w:rFonts w:ascii="Arial" w:hAnsi="Arial" w:cs="Arial"/>
                <w:i/>
                <w:iCs/>
                <w:color w:val="000000"/>
                <w:sz w:val="20"/>
                <w:szCs w:val="20"/>
              </w:rPr>
            </w:pPr>
            <w:r w:rsidRPr="007F3D5B">
              <w:rPr>
                <w:rFonts w:ascii="Arial" w:hAnsi="Arial" w:cs="Arial"/>
                <w:i/>
                <w:iCs/>
                <w:color w:val="000000"/>
                <w:sz w:val="20"/>
                <w:szCs w:val="20"/>
              </w:rPr>
              <w:t>2.5</w:t>
            </w:r>
            <w:r w:rsidR="00731380" w:rsidRPr="00731380">
              <w:rPr>
                <w:rFonts w:ascii="Arial" w:hAnsi="Arial" w:cs="Arial"/>
                <w:i/>
                <w:iCs/>
                <w:color w:val="000000"/>
                <w:sz w:val="22"/>
                <w:szCs w:val="22"/>
              </w:rPr>
              <w:t>μ</w:t>
            </w:r>
            <w:r w:rsidRPr="007F3D5B">
              <w:rPr>
                <w:rFonts w:ascii="Arial" w:hAnsi="Arial" w:cs="Arial"/>
                <w:i/>
                <w:iCs/>
                <w:color w:val="000000"/>
                <w:sz w:val="20"/>
                <w:szCs w:val="20"/>
              </w:rPr>
              <w:t>l</w:t>
            </w:r>
          </w:p>
        </w:tc>
      </w:tr>
      <w:tr w:rsidR="00C8466D" w:rsidRPr="007F3D5B" w14:paraId="77DB025D" w14:textId="77777777" w:rsidTr="00C8466D">
        <w:trPr>
          <w:trHeight w:val="70"/>
        </w:trPr>
        <w:tc>
          <w:tcPr>
            <w:tcW w:w="0" w:type="auto"/>
            <w:tcBorders>
              <w:top w:val="nil"/>
              <w:left w:val="single" w:sz="8" w:space="0" w:color="auto"/>
              <w:bottom w:val="single" w:sz="8" w:space="0" w:color="auto"/>
              <w:right w:val="single" w:sz="12" w:space="0" w:color="auto"/>
            </w:tcBorders>
            <w:shd w:val="clear" w:color="auto" w:fill="auto"/>
            <w:vAlign w:val="center"/>
            <w:hideMark/>
          </w:tcPr>
          <w:p w14:paraId="4188E468" w14:textId="5D8B37AE" w:rsidR="00C8466D" w:rsidRPr="007F3D5B" w:rsidRDefault="00C8466D" w:rsidP="00C8466D">
            <w:pPr>
              <w:jc w:val="center"/>
              <w:rPr>
                <w:rFonts w:ascii="Arial" w:hAnsi="Arial" w:cs="Arial"/>
                <w:color w:val="000000"/>
                <w:sz w:val="20"/>
                <w:szCs w:val="20"/>
              </w:rPr>
            </w:pPr>
            <w:r w:rsidRPr="007F3D5B">
              <w:rPr>
                <w:rFonts w:ascii="Arial" w:hAnsi="Arial" w:cs="Arial"/>
                <w:color w:val="000000"/>
                <w:sz w:val="20"/>
                <w:szCs w:val="20"/>
              </w:rPr>
              <w:t xml:space="preserve">10X UPM </w:t>
            </w:r>
          </w:p>
        </w:tc>
        <w:tc>
          <w:tcPr>
            <w:tcW w:w="0" w:type="auto"/>
            <w:tcBorders>
              <w:top w:val="nil"/>
              <w:left w:val="nil"/>
              <w:bottom w:val="single" w:sz="8" w:space="0" w:color="auto"/>
              <w:right w:val="single" w:sz="8" w:space="0" w:color="auto"/>
            </w:tcBorders>
            <w:shd w:val="clear" w:color="auto" w:fill="auto"/>
            <w:vAlign w:val="center"/>
            <w:hideMark/>
          </w:tcPr>
          <w:p w14:paraId="3BAF3456" w14:textId="36D353C4" w:rsidR="00C8466D" w:rsidRPr="007F3D5B" w:rsidRDefault="00C8466D" w:rsidP="00C8466D">
            <w:pPr>
              <w:jc w:val="center"/>
              <w:rPr>
                <w:rFonts w:ascii="Arial" w:hAnsi="Arial" w:cs="Arial"/>
                <w:b/>
                <w:bCs/>
                <w:color w:val="000000"/>
                <w:sz w:val="20"/>
                <w:szCs w:val="20"/>
              </w:rPr>
            </w:pPr>
            <w:r w:rsidRPr="007F3D5B">
              <w:rPr>
                <w:rFonts w:ascii="Arial" w:hAnsi="Arial" w:cs="Arial"/>
                <w:b/>
                <w:bCs/>
                <w:color w:val="000000"/>
                <w:sz w:val="20"/>
                <w:szCs w:val="20"/>
              </w:rPr>
              <w:t>5</w:t>
            </w:r>
            <w:r w:rsidR="00FC568A" w:rsidRPr="00FC568A">
              <w:rPr>
                <w:rFonts w:ascii="Arial" w:hAnsi="Arial" w:cs="Arial"/>
                <w:b/>
                <w:bCs/>
                <w:color w:val="000000"/>
                <w:sz w:val="22"/>
                <w:szCs w:val="22"/>
              </w:rPr>
              <w:t>μ</w:t>
            </w:r>
            <w:r w:rsidRPr="007F3D5B">
              <w:rPr>
                <w:rFonts w:ascii="Arial" w:hAnsi="Arial" w:cs="Arial"/>
                <w:b/>
                <w:bCs/>
                <w:color w:val="000000"/>
                <w:sz w:val="20"/>
                <w:szCs w:val="20"/>
              </w:rPr>
              <w:t>l</w:t>
            </w:r>
          </w:p>
        </w:tc>
        <w:tc>
          <w:tcPr>
            <w:tcW w:w="0" w:type="auto"/>
            <w:tcBorders>
              <w:top w:val="nil"/>
              <w:left w:val="nil"/>
              <w:bottom w:val="single" w:sz="8" w:space="0" w:color="auto"/>
              <w:right w:val="single" w:sz="8" w:space="0" w:color="auto"/>
            </w:tcBorders>
            <w:shd w:val="clear" w:color="auto" w:fill="auto"/>
            <w:vAlign w:val="center"/>
            <w:hideMark/>
          </w:tcPr>
          <w:p w14:paraId="4B7796D1" w14:textId="37AFFE77" w:rsidR="00C8466D" w:rsidRPr="007F3D5B" w:rsidRDefault="00C8466D" w:rsidP="00C8466D">
            <w:pPr>
              <w:jc w:val="center"/>
              <w:rPr>
                <w:rFonts w:ascii="Arial" w:hAnsi="Arial" w:cs="Arial"/>
                <w:b/>
                <w:bCs/>
                <w:color w:val="000000"/>
                <w:sz w:val="20"/>
                <w:szCs w:val="20"/>
              </w:rPr>
            </w:pPr>
            <w:r w:rsidRPr="007F3D5B">
              <w:rPr>
                <w:rFonts w:ascii="Arial" w:hAnsi="Arial" w:cs="Arial"/>
                <w:b/>
                <w:bCs/>
                <w:color w:val="000000"/>
                <w:sz w:val="20"/>
                <w:szCs w:val="20"/>
              </w:rPr>
              <w:t>5</w:t>
            </w:r>
            <w:r w:rsidR="00FC568A" w:rsidRPr="00FC568A">
              <w:rPr>
                <w:rFonts w:ascii="Arial" w:hAnsi="Arial" w:cs="Arial"/>
                <w:b/>
                <w:bCs/>
                <w:color w:val="000000"/>
                <w:sz w:val="22"/>
                <w:szCs w:val="22"/>
              </w:rPr>
              <w:t>μ</w:t>
            </w:r>
            <w:r w:rsidRPr="007F3D5B">
              <w:rPr>
                <w:rFonts w:ascii="Arial" w:hAnsi="Arial" w:cs="Arial"/>
                <w:b/>
                <w:bCs/>
                <w:color w:val="000000"/>
                <w:sz w:val="20"/>
                <w:szCs w:val="20"/>
              </w:rPr>
              <w:t>l</w:t>
            </w:r>
          </w:p>
        </w:tc>
        <w:tc>
          <w:tcPr>
            <w:tcW w:w="0" w:type="auto"/>
            <w:tcBorders>
              <w:top w:val="nil"/>
              <w:left w:val="nil"/>
              <w:bottom w:val="single" w:sz="8" w:space="0" w:color="auto"/>
              <w:right w:val="single" w:sz="8" w:space="0" w:color="auto"/>
            </w:tcBorders>
            <w:shd w:val="clear" w:color="auto" w:fill="auto"/>
            <w:vAlign w:val="center"/>
            <w:hideMark/>
          </w:tcPr>
          <w:p w14:paraId="45E1A605" w14:textId="77777777" w:rsidR="00C8466D" w:rsidRPr="007F3D5B" w:rsidRDefault="00C8466D" w:rsidP="00C8466D">
            <w:pPr>
              <w:jc w:val="center"/>
              <w:rPr>
                <w:rFonts w:ascii="Arial" w:hAnsi="Arial" w:cs="Arial"/>
                <w:i/>
                <w:iCs/>
                <w:color w:val="000000"/>
                <w:sz w:val="20"/>
                <w:szCs w:val="20"/>
              </w:rPr>
            </w:pPr>
            <w:r w:rsidRPr="007F3D5B">
              <w:rPr>
                <w:rFonts w:ascii="Arial" w:hAnsi="Arial" w:cs="Arial"/>
                <w:i/>
                <w:iCs/>
                <w:color w:val="000000"/>
                <w:sz w:val="20"/>
                <w:szCs w:val="20"/>
              </w:rPr>
              <w:t>-</w:t>
            </w:r>
          </w:p>
        </w:tc>
        <w:tc>
          <w:tcPr>
            <w:tcW w:w="0" w:type="auto"/>
            <w:tcBorders>
              <w:top w:val="nil"/>
              <w:left w:val="nil"/>
              <w:bottom w:val="single" w:sz="8" w:space="0" w:color="auto"/>
              <w:right w:val="single" w:sz="8" w:space="0" w:color="auto"/>
            </w:tcBorders>
            <w:shd w:val="clear" w:color="auto" w:fill="auto"/>
            <w:vAlign w:val="center"/>
            <w:hideMark/>
          </w:tcPr>
          <w:p w14:paraId="7CAADC56" w14:textId="77777777" w:rsidR="00C8466D" w:rsidRPr="007F3D5B" w:rsidRDefault="00C8466D" w:rsidP="00C8466D">
            <w:pPr>
              <w:jc w:val="center"/>
              <w:rPr>
                <w:rFonts w:ascii="Arial" w:hAnsi="Arial" w:cs="Arial"/>
                <w:i/>
                <w:iCs/>
                <w:color w:val="000000"/>
                <w:sz w:val="20"/>
                <w:szCs w:val="20"/>
              </w:rPr>
            </w:pPr>
            <w:r w:rsidRPr="007F3D5B">
              <w:rPr>
                <w:rFonts w:ascii="Arial" w:hAnsi="Arial" w:cs="Arial"/>
                <w:i/>
                <w:iCs/>
                <w:color w:val="000000"/>
                <w:sz w:val="20"/>
                <w:szCs w:val="20"/>
              </w:rPr>
              <w:t>-</w:t>
            </w:r>
          </w:p>
        </w:tc>
        <w:tc>
          <w:tcPr>
            <w:tcW w:w="0" w:type="auto"/>
            <w:tcBorders>
              <w:top w:val="nil"/>
              <w:left w:val="nil"/>
              <w:bottom w:val="single" w:sz="8" w:space="0" w:color="auto"/>
              <w:right w:val="single" w:sz="12" w:space="0" w:color="auto"/>
            </w:tcBorders>
            <w:shd w:val="clear" w:color="auto" w:fill="auto"/>
            <w:vAlign w:val="center"/>
            <w:hideMark/>
          </w:tcPr>
          <w:p w14:paraId="41D3DD3B" w14:textId="1DAA54E5" w:rsidR="00C8466D" w:rsidRPr="007F3D5B" w:rsidRDefault="00C8466D" w:rsidP="00C8466D">
            <w:pPr>
              <w:jc w:val="center"/>
              <w:rPr>
                <w:rFonts w:ascii="Arial" w:hAnsi="Arial" w:cs="Arial"/>
                <w:b/>
                <w:bCs/>
                <w:i/>
                <w:iCs/>
                <w:color w:val="000000"/>
                <w:sz w:val="20"/>
                <w:szCs w:val="20"/>
              </w:rPr>
            </w:pPr>
            <w:r w:rsidRPr="007F3D5B">
              <w:rPr>
                <w:rFonts w:ascii="Arial" w:hAnsi="Arial" w:cs="Arial"/>
                <w:b/>
                <w:bCs/>
                <w:i/>
                <w:iCs/>
                <w:color w:val="000000"/>
                <w:sz w:val="20"/>
                <w:szCs w:val="20"/>
              </w:rPr>
              <w:t>5</w:t>
            </w:r>
            <w:r w:rsidR="00FC568A" w:rsidRPr="00FC568A">
              <w:rPr>
                <w:rFonts w:ascii="Arial" w:hAnsi="Arial" w:cs="Arial"/>
                <w:b/>
                <w:bCs/>
                <w:i/>
                <w:iCs/>
                <w:color w:val="000000"/>
                <w:sz w:val="22"/>
                <w:szCs w:val="22"/>
              </w:rPr>
              <w:t>μ</w:t>
            </w:r>
            <w:r w:rsidRPr="007F3D5B">
              <w:rPr>
                <w:rFonts w:ascii="Arial" w:hAnsi="Arial" w:cs="Arial"/>
                <w:b/>
                <w:bCs/>
                <w:i/>
                <w:iCs/>
                <w:color w:val="000000"/>
                <w:sz w:val="20"/>
                <w:szCs w:val="20"/>
              </w:rPr>
              <w:t>l</w:t>
            </w:r>
          </w:p>
        </w:tc>
      </w:tr>
      <w:tr w:rsidR="00C8466D" w:rsidRPr="007F3D5B" w14:paraId="568BC8A8" w14:textId="77777777" w:rsidTr="00C8466D">
        <w:trPr>
          <w:trHeight w:val="64"/>
        </w:trPr>
        <w:tc>
          <w:tcPr>
            <w:tcW w:w="0" w:type="auto"/>
            <w:tcBorders>
              <w:top w:val="nil"/>
              <w:left w:val="single" w:sz="8" w:space="0" w:color="auto"/>
              <w:bottom w:val="single" w:sz="8" w:space="0" w:color="auto"/>
              <w:right w:val="single" w:sz="12" w:space="0" w:color="auto"/>
            </w:tcBorders>
            <w:shd w:val="clear" w:color="auto" w:fill="auto"/>
            <w:vAlign w:val="center"/>
            <w:hideMark/>
          </w:tcPr>
          <w:p w14:paraId="27F69323" w14:textId="77777777" w:rsidR="00C8466D" w:rsidRPr="007F3D5B" w:rsidRDefault="00C8466D" w:rsidP="00C8466D">
            <w:pPr>
              <w:jc w:val="center"/>
              <w:rPr>
                <w:rFonts w:ascii="Arial" w:hAnsi="Arial" w:cs="Arial"/>
                <w:color w:val="000000"/>
                <w:sz w:val="20"/>
                <w:szCs w:val="20"/>
              </w:rPr>
            </w:pPr>
            <w:r w:rsidRPr="007F3D5B">
              <w:rPr>
                <w:rFonts w:ascii="Arial" w:hAnsi="Arial" w:cs="Arial"/>
                <w:color w:val="000000"/>
                <w:sz w:val="20"/>
                <w:szCs w:val="20"/>
              </w:rPr>
              <w:t>Alpha-primer</w:t>
            </w:r>
          </w:p>
        </w:tc>
        <w:tc>
          <w:tcPr>
            <w:tcW w:w="0" w:type="auto"/>
            <w:tcBorders>
              <w:top w:val="nil"/>
              <w:left w:val="nil"/>
              <w:bottom w:val="single" w:sz="8" w:space="0" w:color="auto"/>
              <w:right w:val="single" w:sz="8" w:space="0" w:color="auto"/>
            </w:tcBorders>
            <w:shd w:val="clear" w:color="auto" w:fill="auto"/>
            <w:vAlign w:val="center"/>
            <w:hideMark/>
          </w:tcPr>
          <w:p w14:paraId="3977682D" w14:textId="6B0D8B41" w:rsidR="00C8466D" w:rsidRPr="007F3D5B" w:rsidRDefault="00C8466D" w:rsidP="00C8466D">
            <w:pPr>
              <w:jc w:val="center"/>
              <w:rPr>
                <w:rFonts w:ascii="Arial" w:hAnsi="Arial" w:cs="Arial"/>
                <w:b/>
                <w:bCs/>
                <w:color w:val="000000"/>
                <w:sz w:val="20"/>
                <w:szCs w:val="20"/>
              </w:rPr>
            </w:pPr>
            <w:r w:rsidRPr="007F3D5B">
              <w:rPr>
                <w:rFonts w:ascii="Arial" w:hAnsi="Arial" w:cs="Arial"/>
                <w:b/>
                <w:bCs/>
                <w:color w:val="000000"/>
                <w:sz w:val="20"/>
                <w:szCs w:val="20"/>
              </w:rPr>
              <w:t>1</w:t>
            </w:r>
            <w:r w:rsidR="00FC568A" w:rsidRPr="00FC568A">
              <w:rPr>
                <w:rFonts w:ascii="Arial" w:hAnsi="Arial" w:cs="Arial"/>
                <w:b/>
                <w:bCs/>
                <w:color w:val="000000"/>
                <w:sz w:val="22"/>
                <w:szCs w:val="22"/>
              </w:rPr>
              <w:t>μ</w:t>
            </w:r>
            <w:r w:rsidRPr="007F3D5B">
              <w:rPr>
                <w:rFonts w:ascii="Arial" w:hAnsi="Arial" w:cs="Arial"/>
                <w:b/>
                <w:bCs/>
                <w:color w:val="000000"/>
                <w:sz w:val="20"/>
                <w:szCs w:val="20"/>
              </w:rPr>
              <w:t>l</w:t>
            </w:r>
          </w:p>
        </w:tc>
        <w:tc>
          <w:tcPr>
            <w:tcW w:w="0" w:type="auto"/>
            <w:tcBorders>
              <w:top w:val="nil"/>
              <w:left w:val="nil"/>
              <w:bottom w:val="single" w:sz="8" w:space="0" w:color="auto"/>
              <w:right w:val="single" w:sz="8" w:space="0" w:color="auto"/>
            </w:tcBorders>
            <w:shd w:val="clear" w:color="auto" w:fill="auto"/>
            <w:vAlign w:val="center"/>
            <w:hideMark/>
          </w:tcPr>
          <w:p w14:paraId="34E4649C" w14:textId="77777777" w:rsidR="00C8466D" w:rsidRPr="007F3D5B" w:rsidRDefault="00C8466D" w:rsidP="00C8466D">
            <w:pPr>
              <w:jc w:val="center"/>
              <w:rPr>
                <w:rFonts w:ascii="Arial" w:hAnsi="Arial" w:cs="Arial"/>
                <w:b/>
                <w:bCs/>
                <w:color w:val="000000"/>
                <w:sz w:val="20"/>
                <w:szCs w:val="20"/>
              </w:rPr>
            </w:pPr>
            <w:r w:rsidRPr="007F3D5B">
              <w:rPr>
                <w:rFonts w:ascii="Arial" w:hAnsi="Arial" w:cs="Arial"/>
                <w:b/>
                <w:bCs/>
                <w:color w:val="000000"/>
                <w:sz w:val="20"/>
                <w:szCs w:val="20"/>
              </w:rPr>
              <w:t>-</w:t>
            </w:r>
          </w:p>
        </w:tc>
        <w:tc>
          <w:tcPr>
            <w:tcW w:w="0" w:type="auto"/>
            <w:tcBorders>
              <w:top w:val="nil"/>
              <w:left w:val="nil"/>
              <w:bottom w:val="single" w:sz="8" w:space="0" w:color="auto"/>
              <w:right w:val="single" w:sz="8" w:space="0" w:color="auto"/>
            </w:tcBorders>
            <w:shd w:val="clear" w:color="auto" w:fill="auto"/>
            <w:vAlign w:val="center"/>
            <w:hideMark/>
          </w:tcPr>
          <w:p w14:paraId="38F47B7B" w14:textId="58C864CB" w:rsidR="00C8466D" w:rsidRPr="007F3D5B" w:rsidRDefault="00C8466D" w:rsidP="00C8466D">
            <w:pPr>
              <w:jc w:val="center"/>
              <w:rPr>
                <w:rFonts w:ascii="Arial" w:hAnsi="Arial" w:cs="Arial"/>
                <w:b/>
                <w:bCs/>
                <w:i/>
                <w:iCs/>
                <w:color w:val="000000"/>
                <w:sz w:val="20"/>
                <w:szCs w:val="20"/>
              </w:rPr>
            </w:pPr>
            <w:r w:rsidRPr="007F3D5B">
              <w:rPr>
                <w:rFonts w:ascii="Arial" w:hAnsi="Arial" w:cs="Arial"/>
                <w:b/>
                <w:bCs/>
                <w:i/>
                <w:iCs/>
                <w:color w:val="000000"/>
                <w:sz w:val="20"/>
                <w:szCs w:val="20"/>
              </w:rPr>
              <w:t>1</w:t>
            </w:r>
            <w:r w:rsidR="00FC568A" w:rsidRPr="00FC568A">
              <w:rPr>
                <w:rFonts w:ascii="Arial" w:hAnsi="Arial" w:cs="Arial"/>
                <w:b/>
                <w:bCs/>
                <w:i/>
                <w:iCs/>
                <w:color w:val="000000"/>
                <w:sz w:val="22"/>
                <w:szCs w:val="22"/>
              </w:rPr>
              <w:t>μ</w:t>
            </w:r>
            <w:r w:rsidRPr="007F3D5B">
              <w:rPr>
                <w:rFonts w:ascii="Arial" w:hAnsi="Arial" w:cs="Arial"/>
                <w:b/>
                <w:bCs/>
                <w:i/>
                <w:iCs/>
                <w:color w:val="000000"/>
                <w:sz w:val="20"/>
                <w:szCs w:val="20"/>
              </w:rPr>
              <w:t>l</w:t>
            </w:r>
          </w:p>
        </w:tc>
        <w:tc>
          <w:tcPr>
            <w:tcW w:w="0" w:type="auto"/>
            <w:tcBorders>
              <w:top w:val="nil"/>
              <w:left w:val="nil"/>
              <w:bottom w:val="single" w:sz="8" w:space="0" w:color="auto"/>
              <w:right w:val="single" w:sz="8" w:space="0" w:color="auto"/>
            </w:tcBorders>
            <w:shd w:val="clear" w:color="auto" w:fill="auto"/>
            <w:vAlign w:val="center"/>
            <w:hideMark/>
          </w:tcPr>
          <w:p w14:paraId="1631EA1D" w14:textId="77777777" w:rsidR="00C8466D" w:rsidRPr="007F3D5B" w:rsidRDefault="00C8466D" w:rsidP="00C8466D">
            <w:pPr>
              <w:jc w:val="center"/>
              <w:rPr>
                <w:rFonts w:ascii="Arial" w:hAnsi="Arial" w:cs="Arial"/>
                <w:i/>
                <w:iCs/>
                <w:color w:val="000000"/>
                <w:sz w:val="20"/>
                <w:szCs w:val="20"/>
              </w:rPr>
            </w:pPr>
            <w:r w:rsidRPr="007F3D5B">
              <w:rPr>
                <w:rFonts w:ascii="Arial" w:hAnsi="Arial" w:cs="Arial"/>
                <w:i/>
                <w:iCs/>
                <w:color w:val="000000"/>
                <w:sz w:val="20"/>
                <w:szCs w:val="20"/>
              </w:rPr>
              <w:t>-</w:t>
            </w:r>
          </w:p>
        </w:tc>
        <w:tc>
          <w:tcPr>
            <w:tcW w:w="0" w:type="auto"/>
            <w:tcBorders>
              <w:top w:val="nil"/>
              <w:left w:val="nil"/>
              <w:bottom w:val="single" w:sz="8" w:space="0" w:color="auto"/>
              <w:right w:val="single" w:sz="12" w:space="0" w:color="auto"/>
            </w:tcBorders>
            <w:shd w:val="clear" w:color="auto" w:fill="auto"/>
            <w:vAlign w:val="center"/>
            <w:hideMark/>
          </w:tcPr>
          <w:p w14:paraId="13EF1881" w14:textId="77777777" w:rsidR="00C8466D" w:rsidRPr="007F3D5B" w:rsidRDefault="00C8466D" w:rsidP="00C8466D">
            <w:pPr>
              <w:jc w:val="center"/>
              <w:rPr>
                <w:rFonts w:ascii="Arial" w:hAnsi="Arial" w:cs="Arial"/>
                <w:i/>
                <w:iCs/>
                <w:color w:val="000000"/>
                <w:sz w:val="20"/>
                <w:szCs w:val="20"/>
              </w:rPr>
            </w:pPr>
            <w:r w:rsidRPr="007F3D5B">
              <w:rPr>
                <w:rFonts w:ascii="Arial" w:hAnsi="Arial" w:cs="Arial"/>
                <w:i/>
                <w:iCs/>
                <w:color w:val="000000"/>
                <w:sz w:val="20"/>
                <w:szCs w:val="20"/>
              </w:rPr>
              <w:t>-</w:t>
            </w:r>
          </w:p>
        </w:tc>
      </w:tr>
      <w:tr w:rsidR="00C8466D" w:rsidRPr="007F3D5B" w14:paraId="3D5A1836" w14:textId="77777777" w:rsidTr="00C8466D">
        <w:trPr>
          <w:trHeight w:val="64"/>
        </w:trPr>
        <w:tc>
          <w:tcPr>
            <w:tcW w:w="0" w:type="auto"/>
            <w:tcBorders>
              <w:top w:val="nil"/>
              <w:left w:val="single" w:sz="8" w:space="0" w:color="auto"/>
              <w:bottom w:val="single" w:sz="8" w:space="0" w:color="auto"/>
              <w:right w:val="single" w:sz="12" w:space="0" w:color="auto"/>
            </w:tcBorders>
            <w:shd w:val="clear" w:color="auto" w:fill="auto"/>
            <w:vAlign w:val="center"/>
            <w:hideMark/>
          </w:tcPr>
          <w:p w14:paraId="4B9DACEC" w14:textId="77777777" w:rsidR="00C8466D" w:rsidRPr="007F3D5B" w:rsidRDefault="00C8466D" w:rsidP="00C8466D">
            <w:pPr>
              <w:jc w:val="center"/>
              <w:rPr>
                <w:rFonts w:ascii="Arial" w:hAnsi="Arial" w:cs="Arial"/>
                <w:color w:val="000000"/>
                <w:sz w:val="20"/>
                <w:szCs w:val="20"/>
              </w:rPr>
            </w:pPr>
            <w:r w:rsidRPr="007F3D5B">
              <w:rPr>
                <w:rFonts w:ascii="Arial" w:hAnsi="Arial" w:cs="Arial"/>
                <w:color w:val="000000"/>
                <w:sz w:val="20"/>
                <w:szCs w:val="20"/>
              </w:rPr>
              <w:t>Beta Primer</w:t>
            </w:r>
          </w:p>
        </w:tc>
        <w:tc>
          <w:tcPr>
            <w:tcW w:w="0" w:type="auto"/>
            <w:tcBorders>
              <w:top w:val="nil"/>
              <w:left w:val="nil"/>
              <w:bottom w:val="single" w:sz="8" w:space="0" w:color="auto"/>
              <w:right w:val="single" w:sz="8" w:space="0" w:color="auto"/>
            </w:tcBorders>
            <w:shd w:val="clear" w:color="auto" w:fill="auto"/>
            <w:vAlign w:val="center"/>
            <w:hideMark/>
          </w:tcPr>
          <w:p w14:paraId="7AFFB60B" w14:textId="77777777" w:rsidR="00C8466D" w:rsidRPr="007F3D5B" w:rsidRDefault="00C8466D" w:rsidP="00C8466D">
            <w:pPr>
              <w:jc w:val="center"/>
              <w:rPr>
                <w:rFonts w:ascii="Arial" w:hAnsi="Arial" w:cs="Arial"/>
                <w:color w:val="000000"/>
                <w:sz w:val="20"/>
                <w:szCs w:val="20"/>
              </w:rPr>
            </w:pPr>
            <w:r w:rsidRPr="007F3D5B">
              <w:rPr>
                <w:rFonts w:ascii="Arial" w:hAnsi="Arial" w:cs="Arial"/>
                <w:color w:val="000000"/>
                <w:sz w:val="20"/>
                <w:szCs w:val="20"/>
              </w:rPr>
              <w:t>-</w:t>
            </w:r>
          </w:p>
        </w:tc>
        <w:tc>
          <w:tcPr>
            <w:tcW w:w="0" w:type="auto"/>
            <w:tcBorders>
              <w:top w:val="nil"/>
              <w:left w:val="nil"/>
              <w:bottom w:val="single" w:sz="8" w:space="0" w:color="auto"/>
              <w:right w:val="single" w:sz="8" w:space="0" w:color="auto"/>
            </w:tcBorders>
            <w:shd w:val="clear" w:color="auto" w:fill="auto"/>
            <w:vAlign w:val="center"/>
            <w:hideMark/>
          </w:tcPr>
          <w:p w14:paraId="3EF7BBCF" w14:textId="1387DE6A" w:rsidR="00C8466D" w:rsidRPr="007F3D5B" w:rsidRDefault="00C8466D" w:rsidP="00C8466D">
            <w:pPr>
              <w:jc w:val="center"/>
              <w:rPr>
                <w:rFonts w:ascii="Arial" w:hAnsi="Arial" w:cs="Arial"/>
                <w:b/>
                <w:bCs/>
                <w:color w:val="000000"/>
                <w:sz w:val="20"/>
                <w:szCs w:val="20"/>
              </w:rPr>
            </w:pPr>
            <w:r w:rsidRPr="007F3D5B">
              <w:rPr>
                <w:rFonts w:ascii="Arial" w:hAnsi="Arial" w:cs="Arial"/>
                <w:b/>
                <w:bCs/>
                <w:color w:val="000000"/>
                <w:sz w:val="20"/>
                <w:szCs w:val="20"/>
              </w:rPr>
              <w:t>1</w:t>
            </w:r>
            <w:r w:rsidR="00FC568A" w:rsidRPr="00FC568A">
              <w:rPr>
                <w:rFonts w:ascii="Arial" w:hAnsi="Arial" w:cs="Arial"/>
                <w:b/>
                <w:bCs/>
                <w:color w:val="000000"/>
                <w:sz w:val="22"/>
                <w:szCs w:val="22"/>
              </w:rPr>
              <w:t>μ</w:t>
            </w:r>
            <w:r w:rsidRPr="007F3D5B">
              <w:rPr>
                <w:rFonts w:ascii="Arial" w:hAnsi="Arial" w:cs="Arial"/>
                <w:b/>
                <w:bCs/>
                <w:color w:val="000000"/>
                <w:sz w:val="20"/>
                <w:szCs w:val="20"/>
              </w:rPr>
              <w:t>l</w:t>
            </w:r>
          </w:p>
        </w:tc>
        <w:tc>
          <w:tcPr>
            <w:tcW w:w="0" w:type="auto"/>
            <w:tcBorders>
              <w:top w:val="nil"/>
              <w:left w:val="nil"/>
              <w:bottom w:val="single" w:sz="8" w:space="0" w:color="auto"/>
              <w:right w:val="single" w:sz="8" w:space="0" w:color="auto"/>
            </w:tcBorders>
            <w:shd w:val="clear" w:color="auto" w:fill="auto"/>
            <w:vAlign w:val="center"/>
            <w:hideMark/>
          </w:tcPr>
          <w:p w14:paraId="40ECB8C2" w14:textId="77777777" w:rsidR="00C8466D" w:rsidRPr="007F3D5B" w:rsidRDefault="00C8466D" w:rsidP="00C8466D">
            <w:pPr>
              <w:jc w:val="center"/>
              <w:rPr>
                <w:rFonts w:ascii="Arial" w:hAnsi="Arial" w:cs="Arial"/>
                <w:i/>
                <w:iCs/>
                <w:color w:val="000000"/>
                <w:sz w:val="20"/>
                <w:szCs w:val="20"/>
              </w:rPr>
            </w:pPr>
            <w:r w:rsidRPr="007F3D5B">
              <w:rPr>
                <w:rFonts w:ascii="Arial" w:hAnsi="Arial" w:cs="Arial"/>
                <w:i/>
                <w:iCs/>
                <w:color w:val="000000"/>
                <w:sz w:val="20"/>
                <w:szCs w:val="20"/>
              </w:rPr>
              <w:t>-</w:t>
            </w:r>
          </w:p>
        </w:tc>
        <w:tc>
          <w:tcPr>
            <w:tcW w:w="0" w:type="auto"/>
            <w:tcBorders>
              <w:top w:val="nil"/>
              <w:left w:val="nil"/>
              <w:bottom w:val="single" w:sz="8" w:space="0" w:color="auto"/>
              <w:right w:val="single" w:sz="8" w:space="0" w:color="auto"/>
            </w:tcBorders>
            <w:shd w:val="clear" w:color="auto" w:fill="auto"/>
            <w:vAlign w:val="center"/>
            <w:hideMark/>
          </w:tcPr>
          <w:p w14:paraId="5478CC08" w14:textId="3B47BB91" w:rsidR="00C8466D" w:rsidRPr="007F3D5B" w:rsidRDefault="00C8466D" w:rsidP="00C8466D">
            <w:pPr>
              <w:jc w:val="center"/>
              <w:rPr>
                <w:rFonts w:ascii="Arial" w:hAnsi="Arial" w:cs="Arial"/>
                <w:b/>
                <w:bCs/>
                <w:i/>
                <w:iCs/>
                <w:color w:val="000000"/>
                <w:sz w:val="20"/>
                <w:szCs w:val="20"/>
              </w:rPr>
            </w:pPr>
            <w:r w:rsidRPr="007F3D5B">
              <w:rPr>
                <w:rFonts w:ascii="Arial" w:hAnsi="Arial" w:cs="Arial"/>
                <w:b/>
                <w:bCs/>
                <w:i/>
                <w:iCs/>
                <w:color w:val="000000"/>
                <w:sz w:val="20"/>
                <w:szCs w:val="20"/>
              </w:rPr>
              <w:t>1</w:t>
            </w:r>
            <w:r w:rsidR="00FC568A" w:rsidRPr="00FC568A">
              <w:rPr>
                <w:rFonts w:ascii="Arial" w:hAnsi="Arial" w:cs="Arial"/>
                <w:b/>
                <w:bCs/>
                <w:i/>
                <w:iCs/>
                <w:color w:val="000000"/>
                <w:sz w:val="22"/>
                <w:szCs w:val="22"/>
              </w:rPr>
              <w:t>μ</w:t>
            </w:r>
            <w:r w:rsidRPr="007F3D5B">
              <w:rPr>
                <w:rFonts w:ascii="Arial" w:hAnsi="Arial" w:cs="Arial"/>
                <w:b/>
                <w:bCs/>
                <w:i/>
                <w:iCs/>
                <w:color w:val="000000"/>
                <w:sz w:val="20"/>
                <w:szCs w:val="20"/>
              </w:rPr>
              <w:t>l</w:t>
            </w:r>
          </w:p>
        </w:tc>
        <w:tc>
          <w:tcPr>
            <w:tcW w:w="0" w:type="auto"/>
            <w:tcBorders>
              <w:top w:val="nil"/>
              <w:left w:val="nil"/>
              <w:bottom w:val="single" w:sz="8" w:space="0" w:color="auto"/>
              <w:right w:val="single" w:sz="12" w:space="0" w:color="auto"/>
            </w:tcBorders>
            <w:shd w:val="clear" w:color="auto" w:fill="auto"/>
            <w:vAlign w:val="center"/>
            <w:hideMark/>
          </w:tcPr>
          <w:p w14:paraId="39383BC7" w14:textId="77777777" w:rsidR="00C8466D" w:rsidRPr="007F3D5B" w:rsidRDefault="00C8466D" w:rsidP="00C8466D">
            <w:pPr>
              <w:jc w:val="center"/>
              <w:rPr>
                <w:rFonts w:ascii="Arial" w:hAnsi="Arial" w:cs="Arial"/>
                <w:i/>
                <w:iCs/>
                <w:color w:val="000000"/>
                <w:sz w:val="20"/>
                <w:szCs w:val="20"/>
              </w:rPr>
            </w:pPr>
            <w:r w:rsidRPr="007F3D5B">
              <w:rPr>
                <w:rFonts w:ascii="Arial" w:hAnsi="Arial" w:cs="Arial"/>
                <w:i/>
                <w:iCs/>
                <w:color w:val="000000"/>
                <w:sz w:val="20"/>
                <w:szCs w:val="20"/>
              </w:rPr>
              <w:t>-</w:t>
            </w:r>
          </w:p>
        </w:tc>
      </w:tr>
      <w:tr w:rsidR="00C8466D" w:rsidRPr="007F3D5B" w14:paraId="44508D32" w14:textId="77777777" w:rsidTr="00C8466D">
        <w:trPr>
          <w:trHeight w:val="64"/>
        </w:trPr>
        <w:tc>
          <w:tcPr>
            <w:tcW w:w="0" w:type="auto"/>
            <w:tcBorders>
              <w:top w:val="nil"/>
              <w:left w:val="single" w:sz="8" w:space="0" w:color="auto"/>
              <w:bottom w:val="single" w:sz="8" w:space="0" w:color="auto"/>
              <w:right w:val="single" w:sz="12" w:space="0" w:color="auto"/>
            </w:tcBorders>
            <w:shd w:val="clear" w:color="auto" w:fill="auto"/>
            <w:vAlign w:val="center"/>
            <w:hideMark/>
          </w:tcPr>
          <w:p w14:paraId="445F9E11" w14:textId="77777777" w:rsidR="00C8466D" w:rsidRPr="007F3D5B" w:rsidRDefault="00C8466D" w:rsidP="00C8466D">
            <w:pPr>
              <w:jc w:val="center"/>
              <w:rPr>
                <w:rFonts w:ascii="Arial" w:hAnsi="Arial" w:cs="Arial"/>
                <w:color w:val="000000"/>
                <w:sz w:val="20"/>
                <w:szCs w:val="20"/>
              </w:rPr>
            </w:pPr>
            <w:r w:rsidRPr="007F3D5B">
              <w:rPr>
                <w:rFonts w:ascii="Arial" w:hAnsi="Arial" w:cs="Arial"/>
                <w:color w:val="000000"/>
                <w:sz w:val="20"/>
                <w:szCs w:val="20"/>
              </w:rPr>
              <w:t>H2O</w:t>
            </w:r>
          </w:p>
        </w:tc>
        <w:tc>
          <w:tcPr>
            <w:tcW w:w="0" w:type="auto"/>
            <w:tcBorders>
              <w:top w:val="nil"/>
              <w:left w:val="nil"/>
              <w:bottom w:val="single" w:sz="8" w:space="0" w:color="auto"/>
              <w:right w:val="single" w:sz="8" w:space="0" w:color="auto"/>
            </w:tcBorders>
            <w:shd w:val="clear" w:color="auto" w:fill="auto"/>
            <w:vAlign w:val="center"/>
            <w:hideMark/>
          </w:tcPr>
          <w:p w14:paraId="233FD2D6" w14:textId="77777777" w:rsidR="00C8466D" w:rsidRPr="007F3D5B" w:rsidRDefault="00C8466D" w:rsidP="00C8466D">
            <w:pPr>
              <w:jc w:val="center"/>
              <w:rPr>
                <w:rFonts w:ascii="Arial" w:hAnsi="Arial" w:cs="Arial"/>
                <w:color w:val="000000"/>
                <w:sz w:val="20"/>
                <w:szCs w:val="20"/>
              </w:rPr>
            </w:pPr>
            <w:r w:rsidRPr="007F3D5B">
              <w:rPr>
                <w:rFonts w:ascii="Arial" w:hAnsi="Arial" w:cs="Arial"/>
                <w:color w:val="000000"/>
                <w:sz w:val="20"/>
                <w:szCs w:val="20"/>
              </w:rPr>
              <w:t>-</w:t>
            </w:r>
          </w:p>
        </w:tc>
        <w:tc>
          <w:tcPr>
            <w:tcW w:w="0" w:type="auto"/>
            <w:tcBorders>
              <w:top w:val="nil"/>
              <w:left w:val="nil"/>
              <w:bottom w:val="single" w:sz="8" w:space="0" w:color="auto"/>
              <w:right w:val="single" w:sz="8" w:space="0" w:color="auto"/>
            </w:tcBorders>
            <w:shd w:val="clear" w:color="auto" w:fill="auto"/>
            <w:vAlign w:val="center"/>
            <w:hideMark/>
          </w:tcPr>
          <w:p w14:paraId="62881B5B" w14:textId="77777777" w:rsidR="00C8466D" w:rsidRPr="007F3D5B" w:rsidRDefault="00C8466D" w:rsidP="00C8466D">
            <w:pPr>
              <w:jc w:val="center"/>
              <w:rPr>
                <w:rFonts w:ascii="Arial" w:hAnsi="Arial" w:cs="Arial"/>
                <w:color w:val="000000"/>
                <w:sz w:val="20"/>
                <w:szCs w:val="20"/>
              </w:rPr>
            </w:pPr>
            <w:r w:rsidRPr="007F3D5B">
              <w:rPr>
                <w:rFonts w:ascii="Arial" w:hAnsi="Arial" w:cs="Arial"/>
                <w:color w:val="000000"/>
                <w:sz w:val="20"/>
                <w:szCs w:val="20"/>
              </w:rPr>
              <w:t>-</w:t>
            </w:r>
          </w:p>
        </w:tc>
        <w:tc>
          <w:tcPr>
            <w:tcW w:w="0" w:type="auto"/>
            <w:tcBorders>
              <w:top w:val="nil"/>
              <w:left w:val="nil"/>
              <w:bottom w:val="single" w:sz="8" w:space="0" w:color="auto"/>
              <w:right w:val="single" w:sz="8" w:space="0" w:color="auto"/>
            </w:tcBorders>
            <w:shd w:val="clear" w:color="auto" w:fill="auto"/>
            <w:vAlign w:val="center"/>
            <w:hideMark/>
          </w:tcPr>
          <w:p w14:paraId="1A8E5411" w14:textId="5C0CF620" w:rsidR="00C8466D" w:rsidRPr="007F3D5B" w:rsidRDefault="00C8466D" w:rsidP="00C8466D">
            <w:pPr>
              <w:jc w:val="center"/>
              <w:rPr>
                <w:rFonts w:ascii="Arial" w:hAnsi="Arial" w:cs="Arial"/>
                <w:i/>
                <w:iCs/>
                <w:color w:val="000000"/>
                <w:sz w:val="20"/>
                <w:szCs w:val="20"/>
              </w:rPr>
            </w:pPr>
            <w:r w:rsidRPr="007F3D5B">
              <w:rPr>
                <w:rFonts w:ascii="Arial" w:hAnsi="Arial" w:cs="Arial"/>
                <w:i/>
                <w:iCs/>
                <w:color w:val="000000"/>
                <w:sz w:val="20"/>
                <w:szCs w:val="20"/>
              </w:rPr>
              <w:t>5</w:t>
            </w:r>
            <w:r w:rsidR="00FC568A" w:rsidRPr="00731380">
              <w:rPr>
                <w:rFonts w:ascii="Arial" w:hAnsi="Arial" w:cs="Arial"/>
                <w:i/>
                <w:iCs/>
                <w:color w:val="000000"/>
                <w:sz w:val="22"/>
                <w:szCs w:val="22"/>
              </w:rPr>
              <w:t>μ</w:t>
            </w:r>
            <w:r w:rsidRPr="007F3D5B">
              <w:rPr>
                <w:rFonts w:ascii="Arial" w:hAnsi="Arial" w:cs="Arial"/>
                <w:i/>
                <w:iCs/>
                <w:color w:val="000000"/>
                <w:sz w:val="20"/>
                <w:szCs w:val="20"/>
              </w:rPr>
              <w:t>l</w:t>
            </w:r>
          </w:p>
        </w:tc>
        <w:tc>
          <w:tcPr>
            <w:tcW w:w="0" w:type="auto"/>
            <w:tcBorders>
              <w:top w:val="nil"/>
              <w:left w:val="nil"/>
              <w:bottom w:val="single" w:sz="8" w:space="0" w:color="auto"/>
              <w:right w:val="single" w:sz="8" w:space="0" w:color="auto"/>
            </w:tcBorders>
            <w:shd w:val="clear" w:color="auto" w:fill="auto"/>
            <w:vAlign w:val="center"/>
            <w:hideMark/>
          </w:tcPr>
          <w:p w14:paraId="613BDA21" w14:textId="60210356" w:rsidR="00C8466D" w:rsidRPr="007F3D5B" w:rsidRDefault="00C8466D" w:rsidP="00C8466D">
            <w:pPr>
              <w:jc w:val="center"/>
              <w:rPr>
                <w:rFonts w:ascii="Arial" w:hAnsi="Arial" w:cs="Arial"/>
                <w:i/>
                <w:iCs/>
                <w:color w:val="000000"/>
                <w:sz w:val="20"/>
                <w:szCs w:val="20"/>
              </w:rPr>
            </w:pPr>
            <w:r w:rsidRPr="007F3D5B">
              <w:rPr>
                <w:rFonts w:ascii="Arial" w:hAnsi="Arial" w:cs="Arial"/>
                <w:i/>
                <w:iCs/>
                <w:color w:val="000000"/>
                <w:sz w:val="20"/>
                <w:szCs w:val="20"/>
              </w:rPr>
              <w:t>5</w:t>
            </w:r>
            <w:r w:rsidR="00FC568A" w:rsidRPr="00731380">
              <w:rPr>
                <w:rFonts w:ascii="Arial" w:hAnsi="Arial" w:cs="Arial"/>
                <w:i/>
                <w:iCs/>
                <w:color w:val="000000"/>
                <w:sz w:val="22"/>
                <w:szCs w:val="22"/>
              </w:rPr>
              <w:t>μ</w:t>
            </w:r>
            <w:r w:rsidRPr="007F3D5B">
              <w:rPr>
                <w:rFonts w:ascii="Arial" w:hAnsi="Arial" w:cs="Arial"/>
                <w:i/>
                <w:iCs/>
                <w:color w:val="000000"/>
                <w:sz w:val="20"/>
                <w:szCs w:val="20"/>
              </w:rPr>
              <w:t>l</w:t>
            </w:r>
          </w:p>
        </w:tc>
        <w:tc>
          <w:tcPr>
            <w:tcW w:w="0" w:type="auto"/>
            <w:tcBorders>
              <w:top w:val="nil"/>
              <w:left w:val="nil"/>
              <w:bottom w:val="single" w:sz="8" w:space="0" w:color="auto"/>
              <w:right w:val="single" w:sz="12" w:space="0" w:color="auto"/>
            </w:tcBorders>
            <w:shd w:val="clear" w:color="auto" w:fill="auto"/>
            <w:vAlign w:val="center"/>
            <w:hideMark/>
          </w:tcPr>
          <w:p w14:paraId="502C088B" w14:textId="18C5F960" w:rsidR="00C8466D" w:rsidRPr="007F3D5B" w:rsidRDefault="00C8466D" w:rsidP="00C8466D">
            <w:pPr>
              <w:jc w:val="center"/>
              <w:rPr>
                <w:rFonts w:ascii="Arial" w:hAnsi="Arial" w:cs="Arial"/>
                <w:i/>
                <w:iCs/>
                <w:color w:val="000000"/>
                <w:sz w:val="20"/>
                <w:szCs w:val="20"/>
              </w:rPr>
            </w:pPr>
            <w:r w:rsidRPr="007F3D5B">
              <w:rPr>
                <w:rFonts w:ascii="Arial" w:hAnsi="Arial" w:cs="Arial"/>
                <w:i/>
                <w:iCs/>
                <w:color w:val="000000"/>
                <w:sz w:val="20"/>
                <w:szCs w:val="20"/>
              </w:rPr>
              <w:t>1</w:t>
            </w:r>
            <w:r w:rsidR="00FC568A" w:rsidRPr="00731380">
              <w:rPr>
                <w:rFonts w:ascii="Arial" w:hAnsi="Arial" w:cs="Arial"/>
                <w:i/>
                <w:iCs/>
                <w:color w:val="000000"/>
                <w:sz w:val="22"/>
                <w:szCs w:val="22"/>
              </w:rPr>
              <w:t>μ</w:t>
            </w:r>
            <w:r w:rsidRPr="007F3D5B">
              <w:rPr>
                <w:rFonts w:ascii="Arial" w:hAnsi="Arial" w:cs="Arial"/>
                <w:i/>
                <w:iCs/>
                <w:color w:val="000000"/>
                <w:sz w:val="20"/>
                <w:szCs w:val="20"/>
              </w:rPr>
              <w:t>l</w:t>
            </w:r>
          </w:p>
        </w:tc>
      </w:tr>
      <w:tr w:rsidR="00C8466D" w:rsidRPr="007F3D5B" w14:paraId="6CBF0DBB" w14:textId="77777777" w:rsidTr="00C8466D">
        <w:trPr>
          <w:trHeight w:val="64"/>
        </w:trPr>
        <w:tc>
          <w:tcPr>
            <w:tcW w:w="0" w:type="auto"/>
            <w:tcBorders>
              <w:top w:val="nil"/>
              <w:left w:val="single" w:sz="8" w:space="0" w:color="auto"/>
              <w:bottom w:val="single" w:sz="12" w:space="0" w:color="auto"/>
              <w:right w:val="single" w:sz="12" w:space="0" w:color="auto"/>
            </w:tcBorders>
            <w:shd w:val="clear" w:color="auto" w:fill="auto"/>
            <w:vAlign w:val="center"/>
            <w:hideMark/>
          </w:tcPr>
          <w:p w14:paraId="614582B1" w14:textId="77777777" w:rsidR="00C8466D" w:rsidRPr="007F3D5B" w:rsidRDefault="00C8466D" w:rsidP="00C8466D">
            <w:pPr>
              <w:jc w:val="center"/>
              <w:rPr>
                <w:rFonts w:ascii="Arial" w:hAnsi="Arial" w:cs="Arial"/>
                <w:color w:val="000000"/>
                <w:sz w:val="20"/>
                <w:szCs w:val="20"/>
              </w:rPr>
            </w:pPr>
            <w:r w:rsidRPr="007F3D5B">
              <w:rPr>
                <w:rFonts w:ascii="Arial" w:hAnsi="Arial" w:cs="Arial"/>
                <w:color w:val="000000"/>
                <w:sz w:val="20"/>
                <w:szCs w:val="20"/>
              </w:rPr>
              <w:t>Master Mix</w:t>
            </w:r>
          </w:p>
        </w:tc>
        <w:tc>
          <w:tcPr>
            <w:tcW w:w="0" w:type="auto"/>
            <w:tcBorders>
              <w:top w:val="nil"/>
              <w:left w:val="nil"/>
              <w:bottom w:val="single" w:sz="12" w:space="0" w:color="auto"/>
              <w:right w:val="single" w:sz="8" w:space="0" w:color="auto"/>
            </w:tcBorders>
            <w:shd w:val="clear" w:color="auto" w:fill="auto"/>
            <w:vAlign w:val="center"/>
            <w:hideMark/>
          </w:tcPr>
          <w:p w14:paraId="42B39DBD" w14:textId="03669D38" w:rsidR="00C8466D" w:rsidRPr="007F3D5B" w:rsidRDefault="00C8466D" w:rsidP="00C8466D">
            <w:pPr>
              <w:jc w:val="center"/>
              <w:rPr>
                <w:rFonts w:ascii="Arial" w:hAnsi="Arial" w:cs="Arial"/>
                <w:color w:val="000000"/>
                <w:sz w:val="20"/>
                <w:szCs w:val="20"/>
              </w:rPr>
            </w:pPr>
            <w:r w:rsidRPr="007F3D5B">
              <w:rPr>
                <w:rFonts w:ascii="Arial" w:hAnsi="Arial" w:cs="Arial"/>
                <w:color w:val="000000"/>
                <w:sz w:val="20"/>
                <w:szCs w:val="20"/>
              </w:rPr>
              <w:t>41.5</w:t>
            </w:r>
            <w:r w:rsidR="00296DCF">
              <w:rPr>
                <w:rFonts w:ascii="Arial" w:hAnsi="Arial" w:cs="Arial"/>
                <w:color w:val="000000"/>
                <w:sz w:val="22"/>
                <w:szCs w:val="22"/>
              </w:rPr>
              <w:t>μ</w:t>
            </w:r>
            <w:r w:rsidRPr="007F3D5B">
              <w:rPr>
                <w:rFonts w:ascii="Arial" w:hAnsi="Arial" w:cs="Arial"/>
                <w:color w:val="000000"/>
                <w:sz w:val="20"/>
                <w:szCs w:val="20"/>
              </w:rPr>
              <w:t>l</w:t>
            </w:r>
          </w:p>
        </w:tc>
        <w:tc>
          <w:tcPr>
            <w:tcW w:w="0" w:type="auto"/>
            <w:tcBorders>
              <w:top w:val="nil"/>
              <w:left w:val="nil"/>
              <w:bottom w:val="single" w:sz="12" w:space="0" w:color="auto"/>
              <w:right w:val="single" w:sz="8" w:space="0" w:color="auto"/>
            </w:tcBorders>
            <w:shd w:val="clear" w:color="auto" w:fill="auto"/>
            <w:vAlign w:val="center"/>
            <w:hideMark/>
          </w:tcPr>
          <w:p w14:paraId="7FB7228A" w14:textId="23F08781" w:rsidR="00C8466D" w:rsidRPr="007F3D5B" w:rsidRDefault="00C8466D" w:rsidP="00C8466D">
            <w:pPr>
              <w:jc w:val="center"/>
              <w:rPr>
                <w:rFonts w:ascii="Arial" w:hAnsi="Arial" w:cs="Arial"/>
                <w:color w:val="000000"/>
                <w:sz w:val="20"/>
                <w:szCs w:val="20"/>
              </w:rPr>
            </w:pPr>
            <w:r w:rsidRPr="007F3D5B">
              <w:rPr>
                <w:rFonts w:ascii="Arial" w:hAnsi="Arial" w:cs="Arial"/>
                <w:color w:val="000000"/>
                <w:sz w:val="20"/>
                <w:szCs w:val="20"/>
              </w:rPr>
              <w:t>41.5</w:t>
            </w:r>
            <w:r w:rsidR="00296DCF">
              <w:rPr>
                <w:rFonts w:ascii="Arial" w:hAnsi="Arial" w:cs="Arial"/>
                <w:color w:val="000000"/>
                <w:sz w:val="22"/>
                <w:szCs w:val="22"/>
              </w:rPr>
              <w:t>μ</w:t>
            </w:r>
            <w:r w:rsidRPr="007F3D5B">
              <w:rPr>
                <w:rFonts w:ascii="Arial" w:hAnsi="Arial" w:cs="Arial"/>
                <w:color w:val="000000"/>
                <w:sz w:val="20"/>
                <w:szCs w:val="20"/>
              </w:rPr>
              <w:t>l</w:t>
            </w:r>
          </w:p>
        </w:tc>
        <w:tc>
          <w:tcPr>
            <w:tcW w:w="0" w:type="auto"/>
            <w:tcBorders>
              <w:top w:val="nil"/>
              <w:left w:val="nil"/>
              <w:bottom w:val="single" w:sz="12" w:space="0" w:color="auto"/>
              <w:right w:val="single" w:sz="8" w:space="0" w:color="auto"/>
            </w:tcBorders>
            <w:shd w:val="clear" w:color="auto" w:fill="auto"/>
            <w:vAlign w:val="center"/>
            <w:hideMark/>
          </w:tcPr>
          <w:p w14:paraId="2FB501E5" w14:textId="06528309" w:rsidR="00C8466D" w:rsidRPr="007F3D5B" w:rsidRDefault="00C8466D" w:rsidP="00C8466D">
            <w:pPr>
              <w:jc w:val="center"/>
              <w:rPr>
                <w:rFonts w:ascii="Arial" w:hAnsi="Arial" w:cs="Arial"/>
                <w:i/>
                <w:iCs/>
                <w:color w:val="000000"/>
                <w:sz w:val="20"/>
                <w:szCs w:val="20"/>
              </w:rPr>
            </w:pPr>
            <w:r w:rsidRPr="007F3D5B">
              <w:rPr>
                <w:rFonts w:ascii="Arial" w:hAnsi="Arial" w:cs="Arial"/>
                <w:i/>
                <w:iCs/>
                <w:color w:val="000000"/>
                <w:sz w:val="20"/>
                <w:szCs w:val="20"/>
              </w:rPr>
              <w:t>41.5</w:t>
            </w:r>
            <w:r w:rsidR="00FC568A" w:rsidRPr="00731380">
              <w:rPr>
                <w:rFonts w:ascii="Arial" w:hAnsi="Arial" w:cs="Arial"/>
                <w:i/>
                <w:iCs/>
                <w:color w:val="000000"/>
                <w:sz w:val="22"/>
                <w:szCs w:val="22"/>
              </w:rPr>
              <w:t>μ</w:t>
            </w:r>
            <w:r w:rsidRPr="007F3D5B">
              <w:rPr>
                <w:rFonts w:ascii="Arial" w:hAnsi="Arial" w:cs="Arial"/>
                <w:i/>
                <w:iCs/>
                <w:color w:val="000000"/>
                <w:sz w:val="20"/>
                <w:szCs w:val="20"/>
              </w:rPr>
              <w:t>l</w:t>
            </w:r>
          </w:p>
        </w:tc>
        <w:tc>
          <w:tcPr>
            <w:tcW w:w="0" w:type="auto"/>
            <w:tcBorders>
              <w:top w:val="nil"/>
              <w:left w:val="nil"/>
              <w:bottom w:val="single" w:sz="12" w:space="0" w:color="auto"/>
              <w:right w:val="single" w:sz="8" w:space="0" w:color="auto"/>
            </w:tcBorders>
            <w:shd w:val="clear" w:color="auto" w:fill="auto"/>
            <w:vAlign w:val="center"/>
            <w:hideMark/>
          </w:tcPr>
          <w:p w14:paraId="4E16681C" w14:textId="4F938CED" w:rsidR="00C8466D" w:rsidRPr="007F3D5B" w:rsidRDefault="00C8466D" w:rsidP="00C8466D">
            <w:pPr>
              <w:jc w:val="center"/>
              <w:rPr>
                <w:rFonts w:ascii="Arial" w:hAnsi="Arial" w:cs="Arial"/>
                <w:i/>
                <w:iCs/>
                <w:color w:val="000000"/>
                <w:sz w:val="20"/>
                <w:szCs w:val="20"/>
              </w:rPr>
            </w:pPr>
            <w:r w:rsidRPr="007F3D5B">
              <w:rPr>
                <w:rFonts w:ascii="Arial" w:hAnsi="Arial" w:cs="Arial"/>
                <w:i/>
                <w:iCs/>
                <w:color w:val="000000"/>
                <w:sz w:val="20"/>
                <w:szCs w:val="20"/>
              </w:rPr>
              <w:t>41.5</w:t>
            </w:r>
            <w:r w:rsidR="00FC568A" w:rsidRPr="00731380">
              <w:rPr>
                <w:rFonts w:ascii="Arial" w:hAnsi="Arial" w:cs="Arial"/>
                <w:i/>
                <w:iCs/>
                <w:color w:val="000000"/>
                <w:sz w:val="22"/>
                <w:szCs w:val="22"/>
              </w:rPr>
              <w:t>μ</w:t>
            </w:r>
            <w:r w:rsidRPr="007F3D5B">
              <w:rPr>
                <w:rFonts w:ascii="Arial" w:hAnsi="Arial" w:cs="Arial"/>
                <w:i/>
                <w:iCs/>
                <w:color w:val="000000"/>
                <w:sz w:val="20"/>
                <w:szCs w:val="20"/>
              </w:rPr>
              <w:t>l</w:t>
            </w:r>
          </w:p>
        </w:tc>
        <w:tc>
          <w:tcPr>
            <w:tcW w:w="0" w:type="auto"/>
            <w:tcBorders>
              <w:top w:val="nil"/>
              <w:left w:val="nil"/>
              <w:bottom w:val="single" w:sz="12" w:space="0" w:color="auto"/>
              <w:right w:val="single" w:sz="12" w:space="0" w:color="auto"/>
            </w:tcBorders>
            <w:shd w:val="clear" w:color="auto" w:fill="auto"/>
            <w:vAlign w:val="center"/>
            <w:hideMark/>
          </w:tcPr>
          <w:p w14:paraId="4CA4E3AC" w14:textId="74D00FDC" w:rsidR="00C8466D" w:rsidRPr="007F3D5B" w:rsidRDefault="00C8466D" w:rsidP="00C8466D">
            <w:pPr>
              <w:jc w:val="center"/>
              <w:rPr>
                <w:rFonts w:ascii="Arial" w:hAnsi="Arial" w:cs="Arial"/>
                <w:i/>
                <w:iCs/>
                <w:color w:val="000000"/>
                <w:sz w:val="20"/>
                <w:szCs w:val="20"/>
              </w:rPr>
            </w:pPr>
            <w:r w:rsidRPr="007F3D5B">
              <w:rPr>
                <w:rFonts w:ascii="Arial" w:hAnsi="Arial" w:cs="Arial"/>
                <w:i/>
                <w:iCs/>
                <w:color w:val="000000"/>
                <w:sz w:val="20"/>
                <w:szCs w:val="20"/>
              </w:rPr>
              <w:t>41.5</w:t>
            </w:r>
            <w:r w:rsidR="00FC568A" w:rsidRPr="00731380">
              <w:rPr>
                <w:rFonts w:ascii="Arial" w:hAnsi="Arial" w:cs="Arial"/>
                <w:i/>
                <w:iCs/>
                <w:color w:val="000000"/>
                <w:sz w:val="22"/>
                <w:szCs w:val="22"/>
              </w:rPr>
              <w:t>μ</w:t>
            </w:r>
            <w:r w:rsidRPr="007F3D5B">
              <w:rPr>
                <w:rFonts w:ascii="Arial" w:hAnsi="Arial" w:cs="Arial"/>
                <w:i/>
                <w:iCs/>
                <w:color w:val="000000"/>
                <w:sz w:val="20"/>
                <w:szCs w:val="20"/>
              </w:rPr>
              <w:t>l</w:t>
            </w:r>
          </w:p>
        </w:tc>
      </w:tr>
      <w:tr w:rsidR="00C8466D" w:rsidRPr="007F3D5B" w14:paraId="41E69B3D" w14:textId="77777777" w:rsidTr="00C8466D">
        <w:trPr>
          <w:trHeight w:val="54"/>
        </w:trPr>
        <w:tc>
          <w:tcPr>
            <w:tcW w:w="0" w:type="auto"/>
            <w:tcBorders>
              <w:top w:val="nil"/>
              <w:left w:val="single" w:sz="8" w:space="0" w:color="auto"/>
              <w:bottom w:val="single" w:sz="12" w:space="0" w:color="auto"/>
              <w:right w:val="single" w:sz="12" w:space="0" w:color="auto"/>
            </w:tcBorders>
            <w:shd w:val="clear" w:color="auto" w:fill="auto"/>
            <w:vAlign w:val="center"/>
            <w:hideMark/>
          </w:tcPr>
          <w:p w14:paraId="787EAD60" w14:textId="77777777" w:rsidR="00C8466D" w:rsidRPr="007F3D5B" w:rsidRDefault="00C8466D" w:rsidP="00C8466D">
            <w:pPr>
              <w:jc w:val="center"/>
              <w:rPr>
                <w:rFonts w:ascii="Arial" w:hAnsi="Arial" w:cs="Arial"/>
                <w:color w:val="000000"/>
                <w:sz w:val="20"/>
                <w:szCs w:val="20"/>
              </w:rPr>
            </w:pPr>
            <w:r w:rsidRPr="007F3D5B">
              <w:rPr>
                <w:rFonts w:ascii="Arial" w:hAnsi="Arial" w:cs="Arial"/>
                <w:color w:val="000000"/>
                <w:sz w:val="20"/>
                <w:szCs w:val="20"/>
              </w:rPr>
              <w:t>Total</w:t>
            </w:r>
          </w:p>
        </w:tc>
        <w:tc>
          <w:tcPr>
            <w:tcW w:w="0" w:type="auto"/>
            <w:tcBorders>
              <w:top w:val="nil"/>
              <w:left w:val="nil"/>
              <w:bottom w:val="single" w:sz="12" w:space="0" w:color="auto"/>
              <w:right w:val="single" w:sz="8" w:space="0" w:color="auto"/>
            </w:tcBorders>
            <w:shd w:val="clear" w:color="auto" w:fill="auto"/>
            <w:vAlign w:val="center"/>
            <w:hideMark/>
          </w:tcPr>
          <w:p w14:paraId="2ECE3230" w14:textId="1211CE75" w:rsidR="00C8466D" w:rsidRPr="007F3D5B" w:rsidRDefault="00C8466D" w:rsidP="00C8466D">
            <w:pPr>
              <w:jc w:val="center"/>
              <w:rPr>
                <w:rFonts w:ascii="Arial" w:hAnsi="Arial" w:cs="Arial"/>
                <w:b/>
                <w:bCs/>
                <w:color w:val="000000"/>
                <w:sz w:val="20"/>
                <w:szCs w:val="20"/>
              </w:rPr>
            </w:pPr>
            <w:r w:rsidRPr="007F3D5B">
              <w:rPr>
                <w:rFonts w:ascii="Arial" w:hAnsi="Arial" w:cs="Arial"/>
                <w:b/>
                <w:bCs/>
                <w:color w:val="000000"/>
                <w:sz w:val="20"/>
                <w:szCs w:val="20"/>
              </w:rPr>
              <w:t>50</w:t>
            </w:r>
            <w:r w:rsidR="00FC568A" w:rsidRPr="00FC568A">
              <w:rPr>
                <w:rFonts w:ascii="Arial" w:hAnsi="Arial" w:cs="Arial"/>
                <w:b/>
                <w:bCs/>
                <w:color w:val="000000"/>
                <w:sz w:val="22"/>
                <w:szCs w:val="22"/>
              </w:rPr>
              <w:t>μ</w:t>
            </w:r>
            <w:r w:rsidRPr="007F3D5B">
              <w:rPr>
                <w:rFonts w:ascii="Arial" w:hAnsi="Arial" w:cs="Arial"/>
                <w:b/>
                <w:bCs/>
                <w:color w:val="000000"/>
                <w:sz w:val="20"/>
                <w:szCs w:val="20"/>
              </w:rPr>
              <w:t>l</w:t>
            </w:r>
          </w:p>
        </w:tc>
        <w:tc>
          <w:tcPr>
            <w:tcW w:w="0" w:type="auto"/>
            <w:tcBorders>
              <w:top w:val="nil"/>
              <w:left w:val="nil"/>
              <w:bottom w:val="single" w:sz="12" w:space="0" w:color="auto"/>
              <w:right w:val="single" w:sz="8" w:space="0" w:color="auto"/>
            </w:tcBorders>
            <w:shd w:val="clear" w:color="auto" w:fill="auto"/>
            <w:vAlign w:val="center"/>
            <w:hideMark/>
          </w:tcPr>
          <w:p w14:paraId="37682E16" w14:textId="777C98D0" w:rsidR="00C8466D" w:rsidRPr="007F3D5B" w:rsidRDefault="00C8466D" w:rsidP="00C8466D">
            <w:pPr>
              <w:jc w:val="center"/>
              <w:rPr>
                <w:rFonts w:ascii="Arial" w:hAnsi="Arial" w:cs="Arial"/>
                <w:b/>
                <w:bCs/>
                <w:color w:val="000000"/>
                <w:sz w:val="20"/>
                <w:szCs w:val="20"/>
              </w:rPr>
            </w:pPr>
            <w:r w:rsidRPr="007F3D5B">
              <w:rPr>
                <w:rFonts w:ascii="Arial" w:hAnsi="Arial" w:cs="Arial"/>
                <w:b/>
                <w:bCs/>
                <w:color w:val="000000"/>
                <w:sz w:val="20"/>
                <w:szCs w:val="20"/>
              </w:rPr>
              <w:t>50</w:t>
            </w:r>
            <w:r w:rsidR="00FC568A" w:rsidRPr="00FC568A">
              <w:rPr>
                <w:rFonts w:ascii="Arial" w:hAnsi="Arial" w:cs="Arial"/>
                <w:b/>
                <w:bCs/>
                <w:color w:val="000000"/>
                <w:sz w:val="22"/>
                <w:szCs w:val="22"/>
              </w:rPr>
              <w:t>μ</w:t>
            </w:r>
            <w:r w:rsidRPr="007F3D5B">
              <w:rPr>
                <w:rFonts w:ascii="Arial" w:hAnsi="Arial" w:cs="Arial"/>
                <w:b/>
                <w:bCs/>
                <w:color w:val="000000"/>
                <w:sz w:val="20"/>
                <w:szCs w:val="20"/>
              </w:rPr>
              <w:t>l</w:t>
            </w:r>
          </w:p>
        </w:tc>
        <w:tc>
          <w:tcPr>
            <w:tcW w:w="0" w:type="auto"/>
            <w:tcBorders>
              <w:top w:val="nil"/>
              <w:left w:val="nil"/>
              <w:bottom w:val="single" w:sz="12" w:space="0" w:color="auto"/>
              <w:right w:val="single" w:sz="8" w:space="0" w:color="auto"/>
            </w:tcBorders>
            <w:shd w:val="clear" w:color="auto" w:fill="auto"/>
            <w:vAlign w:val="center"/>
            <w:hideMark/>
          </w:tcPr>
          <w:p w14:paraId="32BCC2E2" w14:textId="3CE8506E" w:rsidR="00C8466D" w:rsidRPr="007F3D5B" w:rsidRDefault="00C8466D" w:rsidP="00C8466D">
            <w:pPr>
              <w:jc w:val="center"/>
              <w:rPr>
                <w:rFonts w:ascii="Arial" w:hAnsi="Arial" w:cs="Arial"/>
                <w:b/>
                <w:bCs/>
                <w:i/>
                <w:iCs/>
                <w:color w:val="000000"/>
                <w:sz w:val="20"/>
                <w:szCs w:val="20"/>
              </w:rPr>
            </w:pPr>
            <w:r w:rsidRPr="007F3D5B">
              <w:rPr>
                <w:rFonts w:ascii="Arial" w:hAnsi="Arial" w:cs="Arial"/>
                <w:b/>
                <w:bCs/>
                <w:i/>
                <w:iCs/>
                <w:color w:val="000000"/>
                <w:sz w:val="20"/>
                <w:szCs w:val="20"/>
              </w:rPr>
              <w:t>50</w:t>
            </w:r>
            <w:r w:rsidR="00FC568A" w:rsidRPr="00FC568A">
              <w:rPr>
                <w:rFonts w:ascii="Arial" w:hAnsi="Arial" w:cs="Arial"/>
                <w:b/>
                <w:bCs/>
                <w:i/>
                <w:iCs/>
                <w:color w:val="000000"/>
                <w:sz w:val="22"/>
                <w:szCs w:val="22"/>
              </w:rPr>
              <w:t>μ</w:t>
            </w:r>
            <w:r w:rsidRPr="007F3D5B">
              <w:rPr>
                <w:rFonts w:ascii="Arial" w:hAnsi="Arial" w:cs="Arial"/>
                <w:b/>
                <w:bCs/>
                <w:i/>
                <w:iCs/>
                <w:color w:val="000000"/>
                <w:sz w:val="20"/>
                <w:szCs w:val="20"/>
              </w:rPr>
              <w:t>l</w:t>
            </w:r>
          </w:p>
        </w:tc>
        <w:tc>
          <w:tcPr>
            <w:tcW w:w="0" w:type="auto"/>
            <w:tcBorders>
              <w:top w:val="nil"/>
              <w:left w:val="nil"/>
              <w:bottom w:val="single" w:sz="12" w:space="0" w:color="auto"/>
              <w:right w:val="single" w:sz="8" w:space="0" w:color="auto"/>
            </w:tcBorders>
            <w:shd w:val="clear" w:color="auto" w:fill="auto"/>
            <w:vAlign w:val="center"/>
            <w:hideMark/>
          </w:tcPr>
          <w:p w14:paraId="0E8D171F" w14:textId="4102EFB6" w:rsidR="00C8466D" w:rsidRPr="007F3D5B" w:rsidRDefault="00C8466D" w:rsidP="00C8466D">
            <w:pPr>
              <w:jc w:val="center"/>
              <w:rPr>
                <w:rFonts w:ascii="Arial" w:hAnsi="Arial" w:cs="Arial"/>
                <w:b/>
                <w:bCs/>
                <w:i/>
                <w:iCs/>
                <w:color w:val="000000"/>
                <w:sz w:val="20"/>
                <w:szCs w:val="20"/>
              </w:rPr>
            </w:pPr>
            <w:r w:rsidRPr="007F3D5B">
              <w:rPr>
                <w:rFonts w:ascii="Arial" w:hAnsi="Arial" w:cs="Arial"/>
                <w:b/>
                <w:bCs/>
                <w:i/>
                <w:iCs/>
                <w:color w:val="000000"/>
                <w:sz w:val="20"/>
                <w:szCs w:val="20"/>
              </w:rPr>
              <w:t>50</w:t>
            </w:r>
            <w:r w:rsidR="00FC568A" w:rsidRPr="00FC568A">
              <w:rPr>
                <w:rFonts w:ascii="Arial" w:hAnsi="Arial" w:cs="Arial"/>
                <w:b/>
                <w:bCs/>
                <w:i/>
                <w:iCs/>
                <w:color w:val="000000"/>
                <w:sz w:val="22"/>
                <w:szCs w:val="22"/>
              </w:rPr>
              <w:t>μ</w:t>
            </w:r>
            <w:r w:rsidRPr="007F3D5B">
              <w:rPr>
                <w:rFonts w:ascii="Arial" w:hAnsi="Arial" w:cs="Arial"/>
                <w:b/>
                <w:bCs/>
                <w:i/>
                <w:iCs/>
                <w:color w:val="000000"/>
                <w:sz w:val="20"/>
                <w:szCs w:val="20"/>
              </w:rPr>
              <w:t>l</w:t>
            </w:r>
          </w:p>
        </w:tc>
        <w:tc>
          <w:tcPr>
            <w:tcW w:w="0" w:type="auto"/>
            <w:tcBorders>
              <w:top w:val="nil"/>
              <w:left w:val="nil"/>
              <w:bottom w:val="single" w:sz="12" w:space="0" w:color="auto"/>
              <w:right w:val="single" w:sz="12" w:space="0" w:color="auto"/>
            </w:tcBorders>
            <w:shd w:val="clear" w:color="auto" w:fill="auto"/>
            <w:vAlign w:val="center"/>
            <w:hideMark/>
          </w:tcPr>
          <w:p w14:paraId="55BCAA85" w14:textId="73BDB712" w:rsidR="00C8466D" w:rsidRPr="007F3D5B" w:rsidRDefault="00C8466D" w:rsidP="00C8466D">
            <w:pPr>
              <w:jc w:val="center"/>
              <w:rPr>
                <w:rFonts w:ascii="Arial" w:hAnsi="Arial" w:cs="Arial"/>
                <w:b/>
                <w:bCs/>
                <w:i/>
                <w:iCs/>
                <w:color w:val="000000"/>
                <w:sz w:val="20"/>
                <w:szCs w:val="20"/>
              </w:rPr>
            </w:pPr>
            <w:r w:rsidRPr="007F3D5B">
              <w:rPr>
                <w:rFonts w:ascii="Arial" w:hAnsi="Arial" w:cs="Arial"/>
                <w:b/>
                <w:bCs/>
                <w:i/>
                <w:iCs/>
                <w:color w:val="000000"/>
                <w:sz w:val="20"/>
                <w:szCs w:val="20"/>
              </w:rPr>
              <w:t>50</w:t>
            </w:r>
            <w:r w:rsidR="00FC568A" w:rsidRPr="00FC568A">
              <w:rPr>
                <w:rFonts w:ascii="Arial" w:hAnsi="Arial" w:cs="Arial"/>
                <w:b/>
                <w:bCs/>
                <w:i/>
                <w:iCs/>
                <w:color w:val="000000"/>
                <w:sz w:val="22"/>
                <w:szCs w:val="22"/>
              </w:rPr>
              <w:t>μ</w:t>
            </w:r>
            <w:r w:rsidRPr="007F3D5B">
              <w:rPr>
                <w:rFonts w:ascii="Arial" w:hAnsi="Arial" w:cs="Arial"/>
                <w:b/>
                <w:bCs/>
                <w:i/>
                <w:iCs/>
                <w:color w:val="000000"/>
                <w:sz w:val="20"/>
                <w:szCs w:val="20"/>
              </w:rPr>
              <w:t>l</w:t>
            </w:r>
          </w:p>
        </w:tc>
      </w:tr>
    </w:tbl>
    <w:p w14:paraId="46DE54B7" w14:textId="77777777" w:rsidR="00C8466D" w:rsidRPr="007F3D5B" w:rsidRDefault="00C8466D" w:rsidP="00C8466D">
      <w:pPr>
        <w:rPr>
          <w:rFonts w:ascii="Arial" w:hAnsi="Arial" w:cs="Arial"/>
        </w:rPr>
      </w:pPr>
    </w:p>
    <w:tbl>
      <w:tblPr>
        <w:tblW w:w="5200" w:type="dxa"/>
        <w:tblLook w:val="04A0" w:firstRow="1" w:lastRow="0" w:firstColumn="1" w:lastColumn="0" w:noHBand="0" w:noVBand="1"/>
      </w:tblPr>
      <w:tblGrid>
        <w:gridCol w:w="1300"/>
        <w:gridCol w:w="1300"/>
        <w:gridCol w:w="1300"/>
        <w:gridCol w:w="1300"/>
      </w:tblGrid>
      <w:tr w:rsidR="00C8466D" w:rsidRPr="007F3D5B" w14:paraId="30DA295F" w14:textId="77777777" w:rsidTr="00C8466D">
        <w:trPr>
          <w:trHeight w:val="320"/>
        </w:trPr>
        <w:tc>
          <w:tcPr>
            <w:tcW w:w="1300" w:type="dxa"/>
            <w:tcBorders>
              <w:top w:val="single" w:sz="8" w:space="0" w:color="auto"/>
              <w:left w:val="single" w:sz="8" w:space="0" w:color="auto"/>
              <w:bottom w:val="single" w:sz="12" w:space="0" w:color="000000"/>
            </w:tcBorders>
            <w:shd w:val="clear" w:color="auto" w:fill="auto"/>
            <w:vAlign w:val="center"/>
          </w:tcPr>
          <w:p w14:paraId="5A64DD5A" w14:textId="77777777" w:rsidR="00C8466D" w:rsidRPr="007F3D5B" w:rsidRDefault="00C8466D" w:rsidP="00C8466D">
            <w:pPr>
              <w:jc w:val="center"/>
              <w:rPr>
                <w:rFonts w:ascii="Arial" w:hAnsi="Arial" w:cs="Arial"/>
                <w:b/>
                <w:bCs/>
                <w:i/>
                <w:iCs/>
                <w:color w:val="000000"/>
                <w:sz w:val="20"/>
                <w:szCs w:val="20"/>
              </w:rPr>
            </w:pPr>
            <w:r w:rsidRPr="007F3D5B">
              <w:rPr>
                <w:rFonts w:ascii="Arial" w:hAnsi="Arial" w:cs="Arial"/>
                <w:b/>
                <w:bCs/>
                <w:i/>
                <w:iCs/>
                <w:color w:val="000000"/>
                <w:sz w:val="20"/>
                <w:szCs w:val="20"/>
              </w:rPr>
              <w:t>Table 2.</w:t>
            </w:r>
          </w:p>
        </w:tc>
        <w:tc>
          <w:tcPr>
            <w:tcW w:w="1300" w:type="dxa"/>
            <w:tcBorders>
              <w:top w:val="single" w:sz="8" w:space="0" w:color="auto"/>
              <w:bottom w:val="nil"/>
            </w:tcBorders>
            <w:shd w:val="clear" w:color="auto" w:fill="auto"/>
            <w:vAlign w:val="center"/>
          </w:tcPr>
          <w:p w14:paraId="6A8C9C9C" w14:textId="77777777" w:rsidR="00C8466D" w:rsidRPr="007F3D5B" w:rsidRDefault="00C8466D" w:rsidP="00C8466D">
            <w:pPr>
              <w:jc w:val="center"/>
              <w:rPr>
                <w:rFonts w:ascii="Arial" w:hAnsi="Arial" w:cs="Arial"/>
                <w:i/>
                <w:iCs/>
                <w:color w:val="000000"/>
                <w:sz w:val="20"/>
                <w:szCs w:val="20"/>
              </w:rPr>
            </w:pPr>
            <w:r w:rsidRPr="007F3D5B">
              <w:rPr>
                <w:rFonts w:ascii="Arial" w:hAnsi="Arial" w:cs="Arial"/>
                <w:i/>
                <w:iCs/>
                <w:color w:val="000000"/>
                <w:sz w:val="20"/>
                <w:szCs w:val="20"/>
              </w:rPr>
              <w:t>Additional</w:t>
            </w:r>
          </w:p>
        </w:tc>
        <w:tc>
          <w:tcPr>
            <w:tcW w:w="1300" w:type="dxa"/>
            <w:tcBorders>
              <w:top w:val="single" w:sz="8" w:space="0" w:color="auto"/>
              <w:bottom w:val="nil"/>
            </w:tcBorders>
            <w:shd w:val="clear" w:color="auto" w:fill="auto"/>
            <w:vAlign w:val="center"/>
          </w:tcPr>
          <w:p w14:paraId="2F61017D" w14:textId="77777777" w:rsidR="00C8466D" w:rsidRPr="007F3D5B" w:rsidRDefault="00C8466D" w:rsidP="00A6339B">
            <w:pPr>
              <w:jc w:val="center"/>
              <w:rPr>
                <w:rFonts w:ascii="Arial" w:hAnsi="Arial" w:cs="Arial"/>
                <w:i/>
                <w:iCs/>
                <w:color w:val="000000"/>
                <w:sz w:val="20"/>
                <w:szCs w:val="20"/>
              </w:rPr>
            </w:pPr>
            <w:r w:rsidRPr="007F3D5B">
              <w:rPr>
                <w:rFonts w:ascii="Arial" w:hAnsi="Arial" w:cs="Arial"/>
                <w:i/>
                <w:iCs/>
                <w:color w:val="000000"/>
                <w:sz w:val="20"/>
                <w:szCs w:val="20"/>
              </w:rPr>
              <w:t>controls</w:t>
            </w:r>
          </w:p>
        </w:tc>
        <w:tc>
          <w:tcPr>
            <w:tcW w:w="1300" w:type="dxa"/>
            <w:tcBorders>
              <w:top w:val="single" w:sz="8" w:space="0" w:color="auto"/>
              <w:bottom w:val="nil"/>
              <w:right w:val="single" w:sz="8" w:space="0" w:color="auto"/>
            </w:tcBorders>
            <w:shd w:val="clear" w:color="auto" w:fill="auto"/>
            <w:vAlign w:val="center"/>
          </w:tcPr>
          <w:p w14:paraId="3782D2B5" w14:textId="77777777" w:rsidR="00C8466D" w:rsidRPr="007F3D5B" w:rsidRDefault="00C8466D" w:rsidP="00A6339B">
            <w:pPr>
              <w:jc w:val="center"/>
              <w:rPr>
                <w:rFonts w:ascii="Arial" w:hAnsi="Arial" w:cs="Arial"/>
                <w:i/>
                <w:iCs/>
                <w:color w:val="000000"/>
                <w:sz w:val="20"/>
                <w:szCs w:val="20"/>
              </w:rPr>
            </w:pPr>
          </w:p>
        </w:tc>
      </w:tr>
      <w:tr w:rsidR="00C8466D" w:rsidRPr="007F3D5B" w14:paraId="6E966F35" w14:textId="77777777" w:rsidTr="00C8466D">
        <w:trPr>
          <w:trHeight w:val="320"/>
        </w:trPr>
        <w:tc>
          <w:tcPr>
            <w:tcW w:w="1300" w:type="dxa"/>
            <w:vMerge w:val="restart"/>
            <w:tcBorders>
              <w:top w:val="single" w:sz="8" w:space="0" w:color="auto"/>
              <w:left w:val="single" w:sz="8" w:space="0" w:color="auto"/>
              <w:bottom w:val="single" w:sz="12" w:space="0" w:color="000000"/>
              <w:right w:val="single" w:sz="12" w:space="0" w:color="auto"/>
            </w:tcBorders>
            <w:shd w:val="clear" w:color="auto" w:fill="auto"/>
            <w:vAlign w:val="center"/>
            <w:hideMark/>
          </w:tcPr>
          <w:p w14:paraId="3C71DD28" w14:textId="77777777" w:rsidR="00C8466D" w:rsidRPr="007F3D5B" w:rsidRDefault="00C8466D" w:rsidP="00C8466D">
            <w:pPr>
              <w:jc w:val="center"/>
              <w:rPr>
                <w:rFonts w:ascii="Arial" w:hAnsi="Arial" w:cs="Arial"/>
                <w:i/>
                <w:iCs/>
                <w:color w:val="000000"/>
                <w:sz w:val="20"/>
                <w:szCs w:val="20"/>
              </w:rPr>
            </w:pPr>
            <w:r w:rsidRPr="007F3D5B">
              <w:rPr>
                <w:rFonts w:ascii="Arial" w:hAnsi="Arial" w:cs="Arial"/>
                <w:i/>
                <w:iCs/>
                <w:color w:val="000000"/>
                <w:sz w:val="20"/>
                <w:szCs w:val="20"/>
              </w:rPr>
              <w:t>Controls</w:t>
            </w:r>
          </w:p>
        </w:tc>
        <w:tc>
          <w:tcPr>
            <w:tcW w:w="1300" w:type="dxa"/>
            <w:tcBorders>
              <w:top w:val="single" w:sz="8" w:space="0" w:color="auto"/>
              <w:left w:val="nil"/>
              <w:bottom w:val="nil"/>
              <w:right w:val="single" w:sz="8" w:space="0" w:color="auto"/>
            </w:tcBorders>
            <w:shd w:val="clear" w:color="auto" w:fill="auto"/>
            <w:vAlign w:val="center"/>
            <w:hideMark/>
          </w:tcPr>
          <w:p w14:paraId="773E117C" w14:textId="77777777" w:rsidR="00C8466D" w:rsidRPr="007F3D5B" w:rsidRDefault="00C8466D" w:rsidP="00C8466D">
            <w:pPr>
              <w:jc w:val="center"/>
              <w:rPr>
                <w:rFonts w:ascii="Arial" w:hAnsi="Arial" w:cs="Arial"/>
                <w:i/>
                <w:iCs/>
                <w:color w:val="000000"/>
                <w:sz w:val="20"/>
                <w:szCs w:val="20"/>
              </w:rPr>
            </w:pPr>
            <w:r w:rsidRPr="007F3D5B">
              <w:rPr>
                <w:rFonts w:ascii="Arial" w:hAnsi="Arial" w:cs="Arial"/>
                <w:i/>
                <w:iCs/>
                <w:color w:val="000000"/>
                <w:sz w:val="20"/>
                <w:szCs w:val="20"/>
              </w:rPr>
              <w:t>1</w:t>
            </w:r>
          </w:p>
        </w:tc>
        <w:tc>
          <w:tcPr>
            <w:tcW w:w="1300" w:type="dxa"/>
            <w:tcBorders>
              <w:top w:val="single" w:sz="8" w:space="0" w:color="auto"/>
              <w:left w:val="nil"/>
              <w:bottom w:val="nil"/>
              <w:right w:val="single" w:sz="8" w:space="0" w:color="auto"/>
            </w:tcBorders>
            <w:shd w:val="clear" w:color="auto" w:fill="auto"/>
            <w:vAlign w:val="center"/>
            <w:hideMark/>
          </w:tcPr>
          <w:p w14:paraId="2331A69A" w14:textId="77777777" w:rsidR="00C8466D" w:rsidRPr="007F3D5B" w:rsidRDefault="00C8466D" w:rsidP="00A6339B">
            <w:pPr>
              <w:jc w:val="center"/>
              <w:rPr>
                <w:rFonts w:ascii="Arial" w:hAnsi="Arial" w:cs="Arial"/>
                <w:i/>
                <w:iCs/>
                <w:color w:val="000000"/>
                <w:sz w:val="20"/>
                <w:szCs w:val="20"/>
              </w:rPr>
            </w:pPr>
            <w:r w:rsidRPr="007F3D5B">
              <w:rPr>
                <w:rFonts w:ascii="Arial" w:hAnsi="Arial" w:cs="Arial"/>
                <w:i/>
                <w:iCs/>
                <w:color w:val="000000"/>
                <w:sz w:val="20"/>
                <w:szCs w:val="20"/>
              </w:rPr>
              <w:t>2</w:t>
            </w:r>
          </w:p>
        </w:tc>
        <w:tc>
          <w:tcPr>
            <w:tcW w:w="1300" w:type="dxa"/>
            <w:tcBorders>
              <w:top w:val="single" w:sz="8" w:space="0" w:color="auto"/>
              <w:left w:val="nil"/>
              <w:bottom w:val="nil"/>
              <w:right w:val="single" w:sz="8" w:space="0" w:color="auto"/>
            </w:tcBorders>
            <w:shd w:val="clear" w:color="auto" w:fill="auto"/>
            <w:vAlign w:val="center"/>
            <w:hideMark/>
          </w:tcPr>
          <w:p w14:paraId="42D132CB" w14:textId="77777777" w:rsidR="00C8466D" w:rsidRPr="007F3D5B" w:rsidRDefault="00C8466D" w:rsidP="00A6339B">
            <w:pPr>
              <w:jc w:val="center"/>
              <w:rPr>
                <w:rFonts w:ascii="Arial" w:hAnsi="Arial" w:cs="Arial"/>
                <w:i/>
                <w:iCs/>
                <w:color w:val="000000"/>
                <w:sz w:val="20"/>
                <w:szCs w:val="20"/>
              </w:rPr>
            </w:pPr>
            <w:r w:rsidRPr="007F3D5B">
              <w:rPr>
                <w:rFonts w:ascii="Arial" w:hAnsi="Arial" w:cs="Arial"/>
                <w:i/>
                <w:iCs/>
                <w:color w:val="000000"/>
                <w:sz w:val="20"/>
                <w:szCs w:val="20"/>
              </w:rPr>
              <w:t>3</w:t>
            </w:r>
          </w:p>
        </w:tc>
      </w:tr>
      <w:tr w:rsidR="00C8466D" w:rsidRPr="007F3D5B" w14:paraId="3FD46C9E" w14:textId="77777777" w:rsidTr="00C8466D">
        <w:trPr>
          <w:trHeight w:val="340"/>
        </w:trPr>
        <w:tc>
          <w:tcPr>
            <w:tcW w:w="1300" w:type="dxa"/>
            <w:vMerge/>
            <w:tcBorders>
              <w:top w:val="single" w:sz="8" w:space="0" w:color="auto"/>
              <w:left w:val="single" w:sz="8" w:space="0" w:color="auto"/>
              <w:bottom w:val="single" w:sz="12" w:space="0" w:color="000000"/>
              <w:right w:val="single" w:sz="12" w:space="0" w:color="auto"/>
            </w:tcBorders>
            <w:vAlign w:val="center"/>
            <w:hideMark/>
          </w:tcPr>
          <w:p w14:paraId="1C353FD0" w14:textId="77777777" w:rsidR="00C8466D" w:rsidRPr="007F3D5B" w:rsidRDefault="00C8466D" w:rsidP="00C8466D">
            <w:pPr>
              <w:rPr>
                <w:rFonts w:ascii="Arial" w:hAnsi="Arial" w:cs="Arial"/>
                <w:i/>
                <w:iCs/>
                <w:color w:val="000000"/>
                <w:sz w:val="20"/>
                <w:szCs w:val="20"/>
              </w:rPr>
            </w:pPr>
          </w:p>
        </w:tc>
        <w:tc>
          <w:tcPr>
            <w:tcW w:w="1300" w:type="dxa"/>
            <w:tcBorders>
              <w:top w:val="nil"/>
              <w:left w:val="nil"/>
              <w:bottom w:val="single" w:sz="12" w:space="0" w:color="auto"/>
              <w:right w:val="single" w:sz="8" w:space="0" w:color="auto"/>
            </w:tcBorders>
            <w:shd w:val="clear" w:color="auto" w:fill="auto"/>
            <w:vAlign w:val="center"/>
            <w:hideMark/>
          </w:tcPr>
          <w:p w14:paraId="41DDD645" w14:textId="77777777" w:rsidR="00C8466D" w:rsidRPr="007F3D5B" w:rsidRDefault="00C8466D" w:rsidP="00C8466D">
            <w:pPr>
              <w:jc w:val="center"/>
              <w:rPr>
                <w:rFonts w:ascii="Arial" w:hAnsi="Arial" w:cs="Arial"/>
                <w:i/>
                <w:iCs/>
                <w:color w:val="000000"/>
                <w:sz w:val="20"/>
                <w:szCs w:val="20"/>
              </w:rPr>
            </w:pPr>
            <w:r w:rsidRPr="007F3D5B">
              <w:rPr>
                <w:rFonts w:ascii="Arial" w:hAnsi="Arial" w:cs="Arial"/>
                <w:i/>
                <w:iCs/>
                <w:color w:val="000000"/>
                <w:sz w:val="20"/>
                <w:szCs w:val="20"/>
              </w:rPr>
              <w:t>+ Control</w:t>
            </w:r>
          </w:p>
        </w:tc>
        <w:tc>
          <w:tcPr>
            <w:tcW w:w="1300" w:type="dxa"/>
            <w:tcBorders>
              <w:top w:val="nil"/>
              <w:left w:val="nil"/>
              <w:bottom w:val="single" w:sz="12" w:space="0" w:color="auto"/>
              <w:right w:val="single" w:sz="8" w:space="0" w:color="auto"/>
            </w:tcBorders>
            <w:shd w:val="clear" w:color="auto" w:fill="auto"/>
            <w:vAlign w:val="center"/>
            <w:hideMark/>
          </w:tcPr>
          <w:p w14:paraId="7671E862" w14:textId="77777777" w:rsidR="00C8466D" w:rsidRPr="007F3D5B" w:rsidRDefault="00C8466D" w:rsidP="00A6339B">
            <w:pPr>
              <w:jc w:val="center"/>
              <w:rPr>
                <w:rFonts w:ascii="Arial" w:hAnsi="Arial" w:cs="Arial"/>
                <w:i/>
                <w:iCs/>
                <w:color w:val="000000"/>
                <w:sz w:val="20"/>
                <w:szCs w:val="20"/>
              </w:rPr>
            </w:pPr>
            <w:r w:rsidRPr="007F3D5B">
              <w:rPr>
                <w:rFonts w:ascii="Arial" w:hAnsi="Arial" w:cs="Arial"/>
                <w:i/>
                <w:iCs/>
                <w:color w:val="000000"/>
                <w:sz w:val="20"/>
                <w:szCs w:val="20"/>
              </w:rPr>
              <w:t>- Control</w:t>
            </w:r>
          </w:p>
        </w:tc>
        <w:tc>
          <w:tcPr>
            <w:tcW w:w="1300" w:type="dxa"/>
            <w:tcBorders>
              <w:top w:val="nil"/>
              <w:left w:val="nil"/>
              <w:bottom w:val="single" w:sz="12" w:space="0" w:color="auto"/>
              <w:right w:val="single" w:sz="8" w:space="0" w:color="auto"/>
            </w:tcBorders>
            <w:shd w:val="clear" w:color="auto" w:fill="auto"/>
            <w:vAlign w:val="center"/>
            <w:hideMark/>
          </w:tcPr>
          <w:p w14:paraId="0AECF735" w14:textId="77777777" w:rsidR="00C8466D" w:rsidRPr="007F3D5B" w:rsidRDefault="00C8466D" w:rsidP="00A6339B">
            <w:pPr>
              <w:jc w:val="center"/>
              <w:rPr>
                <w:rFonts w:ascii="Arial" w:hAnsi="Arial" w:cs="Arial"/>
                <w:i/>
                <w:iCs/>
                <w:color w:val="000000"/>
                <w:sz w:val="20"/>
                <w:szCs w:val="20"/>
              </w:rPr>
            </w:pPr>
            <w:r w:rsidRPr="007F3D5B">
              <w:rPr>
                <w:rFonts w:ascii="Arial" w:hAnsi="Arial" w:cs="Arial"/>
                <w:i/>
                <w:iCs/>
                <w:color w:val="000000"/>
                <w:sz w:val="20"/>
                <w:szCs w:val="20"/>
              </w:rPr>
              <w:t>- Control</w:t>
            </w:r>
          </w:p>
        </w:tc>
      </w:tr>
      <w:tr w:rsidR="00C8466D" w:rsidRPr="007F3D5B" w14:paraId="1C14DD09" w14:textId="77777777" w:rsidTr="00C8466D">
        <w:trPr>
          <w:trHeight w:val="54"/>
        </w:trPr>
        <w:tc>
          <w:tcPr>
            <w:tcW w:w="1300" w:type="dxa"/>
            <w:tcBorders>
              <w:top w:val="nil"/>
              <w:left w:val="single" w:sz="8" w:space="0" w:color="auto"/>
              <w:bottom w:val="single" w:sz="8" w:space="0" w:color="auto"/>
              <w:right w:val="single" w:sz="12" w:space="0" w:color="auto"/>
            </w:tcBorders>
            <w:shd w:val="clear" w:color="auto" w:fill="auto"/>
            <w:vAlign w:val="center"/>
            <w:hideMark/>
          </w:tcPr>
          <w:p w14:paraId="5357C45C" w14:textId="77777777" w:rsidR="00C8466D" w:rsidRPr="007F3D5B" w:rsidRDefault="00C8466D" w:rsidP="00C8466D">
            <w:pPr>
              <w:jc w:val="center"/>
              <w:rPr>
                <w:rFonts w:ascii="Arial" w:hAnsi="Arial" w:cs="Arial"/>
                <w:i/>
                <w:iCs/>
                <w:color w:val="000000"/>
                <w:sz w:val="20"/>
                <w:szCs w:val="20"/>
              </w:rPr>
            </w:pPr>
            <w:r w:rsidRPr="007F3D5B">
              <w:rPr>
                <w:rFonts w:ascii="Arial" w:hAnsi="Arial" w:cs="Arial"/>
                <w:i/>
                <w:iCs/>
                <w:color w:val="000000"/>
                <w:sz w:val="20"/>
                <w:szCs w:val="20"/>
              </w:rPr>
              <w:t>5’ cDNA</w:t>
            </w:r>
          </w:p>
        </w:tc>
        <w:tc>
          <w:tcPr>
            <w:tcW w:w="1300" w:type="dxa"/>
            <w:tcBorders>
              <w:top w:val="nil"/>
              <w:left w:val="nil"/>
              <w:bottom w:val="single" w:sz="8" w:space="0" w:color="auto"/>
              <w:right w:val="single" w:sz="8" w:space="0" w:color="auto"/>
            </w:tcBorders>
            <w:shd w:val="clear" w:color="auto" w:fill="auto"/>
            <w:vAlign w:val="center"/>
            <w:hideMark/>
          </w:tcPr>
          <w:p w14:paraId="6914EAE4" w14:textId="22E9F206" w:rsidR="00C8466D" w:rsidRPr="007F3D5B" w:rsidRDefault="00C8466D" w:rsidP="00C8466D">
            <w:pPr>
              <w:jc w:val="center"/>
              <w:rPr>
                <w:rFonts w:ascii="Arial" w:hAnsi="Arial" w:cs="Arial"/>
                <w:i/>
                <w:iCs/>
                <w:color w:val="000000"/>
                <w:sz w:val="20"/>
                <w:szCs w:val="20"/>
              </w:rPr>
            </w:pPr>
            <w:r w:rsidRPr="007F3D5B">
              <w:rPr>
                <w:rFonts w:ascii="Arial" w:hAnsi="Arial" w:cs="Arial"/>
                <w:i/>
                <w:iCs/>
                <w:color w:val="000000"/>
                <w:sz w:val="20"/>
                <w:szCs w:val="20"/>
              </w:rPr>
              <w:t>2.5</w:t>
            </w:r>
            <w:r w:rsidR="00A6339B" w:rsidRPr="00731380">
              <w:rPr>
                <w:rFonts w:ascii="Arial" w:hAnsi="Arial" w:cs="Arial"/>
                <w:i/>
                <w:iCs/>
                <w:color w:val="000000"/>
                <w:sz w:val="22"/>
                <w:szCs w:val="22"/>
              </w:rPr>
              <w:t>μ</w:t>
            </w:r>
            <w:r w:rsidRPr="007F3D5B">
              <w:rPr>
                <w:rFonts w:ascii="Arial" w:hAnsi="Arial" w:cs="Arial"/>
                <w:i/>
                <w:iCs/>
                <w:color w:val="000000"/>
                <w:sz w:val="20"/>
                <w:szCs w:val="20"/>
              </w:rPr>
              <w:t>l</w:t>
            </w:r>
          </w:p>
        </w:tc>
        <w:tc>
          <w:tcPr>
            <w:tcW w:w="1300" w:type="dxa"/>
            <w:tcBorders>
              <w:top w:val="nil"/>
              <w:left w:val="nil"/>
              <w:bottom w:val="single" w:sz="8" w:space="0" w:color="auto"/>
              <w:right w:val="single" w:sz="8" w:space="0" w:color="auto"/>
            </w:tcBorders>
            <w:shd w:val="clear" w:color="auto" w:fill="auto"/>
            <w:vAlign w:val="center"/>
            <w:hideMark/>
          </w:tcPr>
          <w:p w14:paraId="62841520" w14:textId="24F19804" w:rsidR="00C8466D" w:rsidRPr="007F3D5B" w:rsidRDefault="00C8466D" w:rsidP="00A6339B">
            <w:pPr>
              <w:jc w:val="center"/>
              <w:rPr>
                <w:rFonts w:ascii="Arial" w:hAnsi="Arial" w:cs="Arial"/>
                <w:i/>
                <w:iCs/>
                <w:color w:val="000000"/>
                <w:sz w:val="20"/>
                <w:szCs w:val="20"/>
              </w:rPr>
            </w:pPr>
            <w:r w:rsidRPr="007F3D5B">
              <w:rPr>
                <w:rFonts w:ascii="Arial" w:hAnsi="Arial" w:cs="Arial"/>
                <w:i/>
                <w:iCs/>
                <w:color w:val="000000"/>
                <w:sz w:val="20"/>
                <w:szCs w:val="20"/>
              </w:rPr>
              <w:t>2.5</w:t>
            </w:r>
            <w:r w:rsidR="00A6339B" w:rsidRPr="00731380">
              <w:rPr>
                <w:rFonts w:ascii="Arial" w:hAnsi="Arial" w:cs="Arial"/>
                <w:i/>
                <w:iCs/>
                <w:color w:val="000000"/>
                <w:sz w:val="22"/>
                <w:szCs w:val="22"/>
              </w:rPr>
              <w:t>μ</w:t>
            </w:r>
            <w:r w:rsidRPr="007F3D5B">
              <w:rPr>
                <w:rFonts w:ascii="Arial" w:hAnsi="Arial" w:cs="Arial"/>
                <w:i/>
                <w:iCs/>
                <w:color w:val="000000"/>
                <w:sz w:val="20"/>
                <w:szCs w:val="20"/>
              </w:rPr>
              <w:t>l</w:t>
            </w:r>
          </w:p>
        </w:tc>
        <w:tc>
          <w:tcPr>
            <w:tcW w:w="1300" w:type="dxa"/>
            <w:tcBorders>
              <w:top w:val="nil"/>
              <w:left w:val="nil"/>
              <w:bottom w:val="single" w:sz="8" w:space="0" w:color="auto"/>
              <w:right w:val="single" w:sz="8" w:space="0" w:color="auto"/>
            </w:tcBorders>
            <w:shd w:val="clear" w:color="auto" w:fill="auto"/>
            <w:vAlign w:val="center"/>
            <w:hideMark/>
          </w:tcPr>
          <w:p w14:paraId="002B66D6" w14:textId="32742AC2" w:rsidR="00C8466D" w:rsidRPr="007F3D5B" w:rsidRDefault="00C8466D" w:rsidP="00A6339B">
            <w:pPr>
              <w:jc w:val="center"/>
              <w:rPr>
                <w:rFonts w:ascii="Arial" w:hAnsi="Arial" w:cs="Arial"/>
                <w:i/>
                <w:iCs/>
                <w:color w:val="000000"/>
                <w:sz w:val="20"/>
                <w:szCs w:val="20"/>
              </w:rPr>
            </w:pPr>
            <w:r w:rsidRPr="007F3D5B">
              <w:rPr>
                <w:rFonts w:ascii="Arial" w:hAnsi="Arial" w:cs="Arial"/>
                <w:i/>
                <w:iCs/>
                <w:color w:val="000000"/>
                <w:sz w:val="20"/>
                <w:szCs w:val="20"/>
              </w:rPr>
              <w:t>2.5</w:t>
            </w:r>
            <w:r w:rsidR="00A6339B" w:rsidRPr="00731380">
              <w:rPr>
                <w:rFonts w:ascii="Arial" w:hAnsi="Arial" w:cs="Arial"/>
                <w:i/>
                <w:iCs/>
                <w:color w:val="000000"/>
                <w:sz w:val="22"/>
                <w:szCs w:val="22"/>
              </w:rPr>
              <w:t>μ</w:t>
            </w:r>
            <w:r w:rsidRPr="007F3D5B">
              <w:rPr>
                <w:rFonts w:ascii="Arial" w:hAnsi="Arial" w:cs="Arial"/>
                <w:i/>
                <w:iCs/>
                <w:color w:val="000000"/>
                <w:sz w:val="20"/>
                <w:szCs w:val="20"/>
              </w:rPr>
              <w:t>l</w:t>
            </w:r>
          </w:p>
        </w:tc>
      </w:tr>
      <w:tr w:rsidR="00C8466D" w:rsidRPr="007F3D5B" w14:paraId="75610385" w14:textId="77777777" w:rsidTr="00C8466D">
        <w:trPr>
          <w:trHeight w:val="64"/>
        </w:trPr>
        <w:tc>
          <w:tcPr>
            <w:tcW w:w="1300" w:type="dxa"/>
            <w:tcBorders>
              <w:top w:val="nil"/>
              <w:left w:val="single" w:sz="8" w:space="0" w:color="auto"/>
              <w:bottom w:val="single" w:sz="8" w:space="0" w:color="auto"/>
              <w:right w:val="single" w:sz="12" w:space="0" w:color="auto"/>
            </w:tcBorders>
            <w:shd w:val="clear" w:color="auto" w:fill="auto"/>
            <w:vAlign w:val="center"/>
            <w:hideMark/>
          </w:tcPr>
          <w:p w14:paraId="67706C13" w14:textId="39853386" w:rsidR="00C8466D" w:rsidRPr="007F3D5B" w:rsidRDefault="00C8466D" w:rsidP="00C8466D">
            <w:pPr>
              <w:jc w:val="center"/>
              <w:rPr>
                <w:rFonts w:ascii="Arial" w:hAnsi="Arial" w:cs="Arial"/>
                <w:i/>
                <w:iCs/>
                <w:color w:val="000000"/>
                <w:sz w:val="20"/>
                <w:szCs w:val="20"/>
              </w:rPr>
            </w:pPr>
            <w:r w:rsidRPr="007F3D5B">
              <w:rPr>
                <w:rFonts w:ascii="Arial" w:hAnsi="Arial" w:cs="Arial"/>
                <w:i/>
                <w:iCs/>
                <w:color w:val="000000"/>
                <w:sz w:val="20"/>
                <w:szCs w:val="20"/>
              </w:rPr>
              <w:t xml:space="preserve">10X UPM </w:t>
            </w:r>
          </w:p>
        </w:tc>
        <w:tc>
          <w:tcPr>
            <w:tcW w:w="1300" w:type="dxa"/>
            <w:tcBorders>
              <w:top w:val="nil"/>
              <w:left w:val="nil"/>
              <w:bottom w:val="single" w:sz="8" w:space="0" w:color="auto"/>
              <w:right w:val="single" w:sz="8" w:space="0" w:color="auto"/>
            </w:tcBorders>
            <w:shd w:val="clear" w:color="auto" w:fill="auto"/>
            <w:vAlign w:val="center"/>
            <w:hideMark/>
          </w:tcPr>
          <w:p w14:paraId="5EEEF9E7" w14:textId="4617EE89" w:rsidR="00C8466D" w:rsidRPr="007F3D5B" w:rsidRDefault="00C8466D" w:rsidP="00C8466D">
            <w:pPr>
              <w:jc w:val="center"/>
              <w:rPr>
                <w:rFonts w:ascii="Arial" w:hAnsi="Arial" w:cs="Arial"/>
                <w:b/>
                <w:bCs/>
                <w:i/>
                <w:iCs/>
                <w:color w:val="000000"/>
                <w:sz w:val="20"/>
                <w:szCs w:val="20"/>
              </w:rPr>
            </w:pPr>
            <w:r w:rsidRPr="007F3D5B">
              <w:rPr>
                <w:rFonts w:ascii="Arial" w:hAnsi="Arial" w:cs="Arial"/>
                <w:b/>
                <w:bCs/>
                <w:i/>
                <w:iCs/>
                <w:color w:val="000000"/>
                <w:sz w:val="20"/>
                <w:szCs w:val="20"/>
              </w:rPr>
              <w:t>5</w:t>
            </w:r>
            <w:r w:rsidR="00A6339B" w:rsidRPr="00FC568A">
              <w:rPr>
                <w:rFonts w:ascii="Arial" w:hAnsi="Arial" w:cs="Arial"/>
                <w:b/>
                <w:bCs/>
                <w:i/>
                <w:iCs/>
                <w:color w:val="000000"/>
                <w:sz w:val="22"/>
                <w:szCs w:val="22"/>
              </w:rPr>
              <w:t>μ</w:t>
            </w:r>
            <w:r w:rsidRPr="007F3D5B">
              <w:rPr>
                <w:rFonts w:ascii="Arial" w:hAnsi="Arial" w:cs="Arial"/>
                <w:b/>
                <w:bCs/>
                <w:i/>
                <w:iCs/>
                <w:color w:val="000000"/>
                <w:sz w:val="20"/>
                <w:szCs w:val="20"/>
              </w:rPr>
              <w:t>l</w:t>
            </w:r>
          </w:p>
        </w:tc>
        <w:tc>
          <w:tcPr>
            <w:tcW w:w="1300" w:type="dxa"/>
            <w:tcBorders>
              <w:top w:val="nil"/>
              <w:left w:val="nil"/>
              <w:bottom w:val="single" w:sz="8" w:space="0" w:color="auto"/>
              <w:right w:val="single" w:sz="8" w:space="0" w:color="auto"/>
            </w:tcBorders>
            <w:shd w:val="clear" w:color="auto" w:fill="auto"/>
            <w:vAlign w:val="center"/>
            <w:hideMark/>
          </w:tcPr>
          <w:p w14:paraId="10F60D6E" w14:textId="77777777" w:rsidR="00C8466D" w:rsidRPr="007F3D5B" w:rsidRDefault="00C8466D" w:rsidP="00A6339B">
            <w:pPr>
              <w:jc w:val="center"/>
              <w:rPr>
                <w:rFonts w:ascii="Arial" w:hAnsi="Arial" w:cs="Arial"/>
                <w:b/>
                <w:bCs/>
                <w:i/>
                <w:iCs/>
                <w:color w:val="000000"/>
                <w:sz w:val="20"/>
                <w:szCs w:val="20"/>
              </w:rPr>
            </w:pPr>
            <w:r w:rsidRPr="007F3D5B">
              <w:rPr>
                <w:rFonts w:ascii="Arial" w:hAnsi="Arial" w:cs="Arial"/>
                <w:b/>
                <w:bCs/>
                <w:i/>
                <w:iCs/>
                <w:color w:val="000000"/>
                <w:sz w:val="20"/>
                <w:szCs w:val="20"/>
              </w:rPr>
              <w:t>-</w:t>
            </w:r>
          </w:p>
        </w:tc>
        <w:tc>
          <w:tcPr>
            <w:tcW w:w="1300" w:type="dxa"/>
            <w:tcBorders>
              <w:top w:val="nil"/>
              <w:left w:val="nil"/>
              <w:bottom w:val="single" w:sz="8" w:space="0" w:color="auto"/>
              <w:right w:val="single" w:sz="8" w:space="0" w:color="auto"/>
            </w:tcBorders>
            <w:shd w:val="clear" w:color="auto" w:fill="auto"/>
            <w:vAlign w:val="center"/>
            <w:hideMark/>
          </w:tcPr>
          <w:p w14:paraId="4A6DE7C3" w14:textId="26008F2E" w:rsidR="00C8466D" w:rsidRPr="007F3D5B" w:rsidRDefault="00C8466D" w:rsidP="00A6339B">
            <w:pPr>
              <w:jc w:val="center"/>
              <w:rPr>
                <w:rFonts w:ascii="Arial" w:hAnsi="Arial" w:cs="Arial"/>
                <w:i/>
                <w:iCs/>
                <w:color w:val="000000"/>
                <w:sz w:val="20"/>
                <w:szCs w:val="20"/>
              </w:rPr>
            </w:pPr>
            <w:r w:rsidRPr="007F3D5B">
              <w:rPr>
                <w:rFonts w:ascii="Arial" w:hAnsi="Arial" w:cs="Arial"/>
                <w:i/>
                <w:iCs/>
                <w:color w:val="000000"/>
                <w:sz w:val="20"/>
                <w:szCs w:val="20"/>
              </w:rPr>
              <w:t>5</w:t>
            </w:r>
            <w:r w:rsidR="00A6339B" w:rsidRPr="00731380">
              <w:rPr>
                <w:rFonts w:ascii="Arial" w:hAnsi="Arial" w:cs="Arial"/>
                <w:i/>
                <w:iCs/>
                <w:color w:val="000000"/>
                <w:sz w:val="22"/>
                <w:szCs w:val="22"/>
              </w:rPr>
              <w:t>μ</w:t>
            </w:r>
            <w:r w:rsidRPr="007F3D5B">
              <w:rPr>
                <w:rFonts w:ascii="Arial" w:hAnsi="Arial" w:cs="Arial"/>
                <w:i/>
                <w:iCs/>
                <w:color w:val="000000"/>
                <w:sz w:val="20"/>
                <w:szCs w:val="20"/>
              </w:rPr>
              <w:t>l</w:t>
            </w:r>
          </w:p>
        </w:tc>
      </w:tr>
      <w:tr w:rsidR="00C8466D" w:rsidRPr="007F3D5B" w14:paraId="6BDEF9CA" w14:textId="77777777" w:rsidTr="00C8466D">
        <w:trPr>
          <w:trHeight w:val="64"/>
        </w:trPr>
        <w:tc>
          <w:tcPr>
            <w:tcW w:w="1300" w:type="dxa"/>
            <w:tcBorders>
              <w:top w:val="nil"/>
              <w:left w:val="single" w:sz="8" w:space="0" w:color="auto"/>
              <w:bottom w:val="single" w:sz="8" w:space="0" w:color="auto"/>
              <w:right w:val="single" w:sz="12" w:space="0" w:color="auto"/>
            </w:tcBorders>
            <w:shd w:val="clear" w:color="auto" w:fill="auto"/>
            <w:vAlign w:val="center"/>
            <w:hideMark/>
          </w:tcPr>
          <w:p w14:paraId="25D103CC" w14:textId="77777777" w:rsidR="00C8466D" w:rsidRPr="007F3D5B" w:rsidRDefault="00C8466D" w:rsidP="00C8466D">
            <w:pPr>
              <w:jc w:val="center"/>
              <w:rPr>
                <w:rFonts w:ascii="Arial" w:hAnsi="Arial" w:cs="Arial"/>
                <w:i/>
                <w:iCs/>
                <w:color w:val="000000"/>
                <w:sz w:val="20"/>
                <w:szCs w:val="20"/>
              </w:rPr>
            </w:pPr>
            <w:r w:rsidRPr="007F3D5B">
              <w:rPr>
                <w:rFonts w:ascii="Arial" w:hAnsi="Arial" w:cs="Arial"/>
                <w:i/>
                <w:iCs/>
                <w:color w:val="000000"/>
                <w:sz w:val="20"/>
                <w:szCs w:val="20"/>
              </w:rPr>
              <w:t>TFR</w:t>
            </w:r>
          </w:p>
        </w:tc>
        <w:tc>
          <w:tcPr>
            <w:tcW w:w="1300" w:type="dxa"/>
            <w:tcBorders>
              <w:top w:val="nil"/>
              <w:left w:val="nil"/>
              <w:bottom w:val="single" w:sz="8" w:space="0" w:color="auto"/>
              <w:right w:val="single" w:sz="8" w:space="0" w:color="auto"/>
            </w:tcBorders>
            <w:shd w:val="clear" w:color="auto" w:fill="auto"/>
            <w:vAlign w:val="center"/>
            <w:hideMark/>
          </w:tcPr>
          <w:p w14:paraId="5E8B73F6" w14:textId="5135C176" w:rsidR="00C8466D" w:rsidRPr="007F3D5B" w:rsidRDefault="00C8466D" w:rsidP="00C8466D">
            <w:pPr>
              <w:jc w:val="center"/>
              <w:rPr>
                <w:rFonts w:ascii="Arial" w:hAnsi="Arial" w:cs="Arial"/>
                <w:b/>
                <w:bCs/>
                <w:i/>
                <w:iCs/>
                <w:color w:val="000000"/>
                <w:sz w:val="20"/>
                <w:szCs w:val="20"/>
              </w:rPr>
            </w:pPr>
            <w:r w:rsidRPr="007F3D5B">
              <w:rPr>
                <w:rFonts w:ascii="Arial" w:hAnsi="Arial" w:cs="Arial"/>
                <w:b/>
                <w:bCs/>
                <w:i/>
                <w:iCs/>
                <w:color w:val="000000"/>
                <w:sz w:val="20"/>
                <w:szCs w:val="20"/>
              </w:rPr>
              <w:t>1</w:t>
            </w:r>
            <w:r w:rsidR="00A6339B" w:rsidRPr="00FC568A">
              <w:rPr>
                <w:rFonts w:ascii="Arial" w:hAnsi="Arial" w:cs="Arial"/>
                <w:b/>
                <w:bCs/>
                <w:i/>
                <w:iCs/>
                <w:color w:val="000000"/>
                <w:sz w:val="22"/>
                <w:szCs w:val="22"/>
              </w:rPr>
              <w:t>μ</w:t>
            </w:r>
            <w:r w:rsidRPr="007F3D5B">
              <w:rPr>
                <w:rFonts w:ascii="Arial" w:hAnsi="Arial" w:cs="Arial"/>
                <w:b/>
                <w:bCs/>
                <w:i/>
                <w:iCs/>
                <w:color w:val="000000"/>
                <w:sz w:val="20"/>
                <w:szCs w:val="20"/>
              </w:rPr>
              <w:t>l</w:t>
            </w:r>
          </w:p>
        </w:tc>
        <w:tc>
          <w:tcPr>
            <w:tcW w:w="1300" w:type="dxa"/>
            <w:tcBorders>
              <w:top w:val="nil"/>
              <w:left w:val="nil"/>
              <w:bottom w:val="single" w:sz="8" w:space="0" w:color="auto"/>
              <w:right w:val="single" w:sz="8" w:space="0" w:color="auto"/>
            </w:tcBorders>
            <w:shd w:val="clear" w:color="auto" w:fill="auto"/>
            <w:vAlign w:val="center"/>
            <w:hideMark/>
          </w:tcPr>
          <w:p w14:paraId="26EC8FD1" w14:textId="310A8342" w:rsidR="00C8466D" w:rsidRPr="007F3D5B" w:rsidRDefault="00C8466D" w:rsidP="00A6339B">
            <w:pPr>
              <w:jc w:val="center"/>
              <w:rPr>
                <w:rFonts w:ascii="Arial" w:hAnsi="Arial" w:cs="Arial"/>
                <w:b/>
                <w:bCs/>
                <w:i/>
                <w:iCs/>
                <w:color w:val="000000"/>
                <w:sz w:val="20"/>
                <w:szCs w:val="20"/>
              </w:rPr>
            </w:pPr>
            <w:r w:rsidRPr="007F3D5B">
              <w:rPr>
                <w:rFonts w:ascii="Arial" w:hAnsi="Arial" w:cs="Arial"/>
                <w:b/>
                <w:bCs/>
                <w:i/>
                <w:iCs/>
                <w:color w:val="000000"/>
                <w:sz w:val="20"/>
                <w:szCs w:val="20"/>
              </w:rPr>
              <w:t>1</w:t>
            </w:r>
            <w:r w:rsidR="00A6339B" w:rsidRPr="00FC568A">
              <w:rPr>
                <w:rFonts w:ascii="Arial" w:hAnsi="Arial" w:cs="Arial"/>
                <w:b/>
                <w:bCs/>
                <w:i/>
                <w:iCs/>
                <w:color w:val="000000"/>
                <w:sz w:val="22"/>
                <w:szCs w:val="22"/>
              </w:rPr>
              <w:t>μ</w:t>
            </w:r>
            <w:r w:rsidRPr="007F3D5B">
              <w:rPr>
                <w:rFonts w:ascii="Arial" w:hAnsi="Arial" w:cs="Arial"/>
                <w:b/>
                <w:bCs/>
                <w:i/>
                <w:iCs/>
                <w:color w:val="000000"/>
                <w:sz w:val="20"/>
                <w:szCs w:val="20"/>
              </w:rPr>
              <w:t>l</w:t>
            </w:r>
          </w:p>
        </w:tc>
        <w:tc>
          <w:tcPr>
            <w:tcW w:w="1300" w:type="dxa"/>
            <w:tcBorders>
              <w:top w:val="nil"/>
              <w:left w:val="nil"/>
              <w:bottom w:val="single" w:sz="8" w:space="0" w:color="auto"/>
              <w:right w:val="single" w:sz="8" w:space="0" w:color="auto"/>
            </w:tcBorders>
            <w:shd w:val="clear" w:color="auto" w:fill="auto"/>
            <w:vAlign w:val="center"/>
            <w:hideMark/>
          </w:tcPr>
          <w:p w14:paraId="5C560A88" w14:textId="77777777" w:rsidR="00C8466D" w:rsidRPr="007F3D5B" w:rsidRDefault="00C8466D" w:rsidP="00A6339B">
            <w:pPr>
              <w:jc w:val="center"/>
              <w:rPr>
                <w:rFonts w:ascii="Arial" w:hAnsi="Arial" w:cs="Arial"/>
                <w:b/>
                <w:bCs/>
                <w:i/>
                <w:iCs/>
                <w:color w:val="000000"/>
                <w:sz w:val="20"/>
                <w:szCs w:val="20"/>
              </w:rPr>
            </w:pPr>
            <w:r w:rsidRPr="007F3D5B">
              <w:rPr>
                <w:rFonts w:ascii="Arial" w:hAnsi="Arial" w:cs="Arial"/>
                <w:b/>
                <w:bCs/>
                <w:i/>
                <w:iCs/>
                <w:color w:val="000000"/>
                <w:sz w:val="20"/>
                <w:szCs w:val="20"/>
              </w:rPr>
              <w:t>-</w:t>
            </w:r>
          </w:p>
        </w:tc>
      </w:tr>
      <w:tr w:rsidR="00C8466D" w:rsidRPr="007F3D5B" w14:paraId="087EAFA1" w14:textId="77777777" w:rsidTr="00C8466D">
        <w:trPr>
          <w:trHeight w:val="64"/>
        </w:trPr>
        <w:tc>
          <w:tcPr>
            <w:tcW w:w="1300" w:type="dxa"/>
            <w:tcBorders>
              <w:top w:val="nil"/>
              <w:left w:val="single" w:sz="8" w:space="0" w:color="auto"/>
              <w:bottom w:val="single" w:sz="8" w:space="0" w:color="auto"/>
              <w:right w:val="single" w:sz="12" w:space="0" w:color="auto"/>
            </w:tcBorders>
            <w:shd w:val="clear" w:color="auto" w:fill="auto"/>
            <w:vAlign w:val="center"/>
            <w:hideMark/>
          </w:tcPr>
          <w:p w14:paraId="6421BA49" w14:textId="77777777" w:rsidR="00C8466D" w:rsidRPr="007F3D5B" w:rsidRDefault="00C8466D" w:rsidP="00C8466D">
            <w:pPr>
              <w:jc w:val="center"/>
              <w:rPr>
                <w:rFonts w:ascii="Arial" w:hAnsi="Arial" w:cs="Arial"/>
                <w:i/>
                <w:iCs/>
                <w:color w:val="000000"/>
                <w:sz w:val="20"/>
                <w:szCs w:val="20"/>
              </w:rPr>
            </w:pPr>
            <w:r w:rsidRPr="007F3D5B">
              <w:rPr>
                <w:rFonts w:ascii="Arial" w:hAnsi="Arial" w:cs="Arial"/>
                <w:i/>
                <w:iCs/>
                <w:color w:val="000000"/>
                <w:sz w:val="20"/>
                <w:szCs w:val="20"/>
              </w:rPr>
              <w:t>H2O</w:t>
            </w:r>
          </w:p>
        </w:tc>
        <w:tc>
          <w:tcPr>
            <w:tcW w:w="1300" w:type="dxa"/>
            <w:tcBorders>
              <w:top w:val="nil"/>
              <w:left w:val="nil"/>
              <w:bottom w:val="single" w:sz="8" w:space="0" w:color="auto"/>
              <w:right w:val="single" w:sz="8" w:space="0" w:color="auto"/>
            </w:tcBorders>
            <w:shd w:val="clear" w:color="auto" w:fill="auto"/>
            <w:vAlign w:val="center"/>
            <w:hideMark/>
          </w:tcPr>
          <w:p w14:paraId="7CF45EC1" w14:textId="77777777" w:rsidR="00C8466D" w:rsidRPr="007F3D5B" w:rsidRDefault="00C8466D" w:rsidP="00C8466D">
            <w:pPr>
              <w:jc w:val="center"/>
              <w:rPr>
                <w:rFonts w:ascii="Arial" w:hAnsi="Arial" w:cs="Arial"/>
                <w:i/>
                <w:iCs/>
                <w:color w:val="000000"/>
                <w:sz w:val="20"/>
                <w:szCs w:val="20"/>
              </w:rPr>
            </w:pPr>
            <w:r w:rsidRPr="007F3D5B">
              <w:rPr>
                <w:rFonts w:ascii="Arial" w:hAnsi="Arial" w:cs="Arial"/>
                <w:i/>
                <w:iCs/>
                <w:color w:val="000000"/>
                <w:sz w:val="20"/>
                <w:szCs w:val="20"/>
              </w:rPr>
              <w:t>-</w:t>
            </w:r>
          </w:p>
        </w:tc>
        <w:tc>
          <w:tcPr>
            <w:tcW w:w="1300" w:type="dxa"/>
            <w:tcBorders>
              <w:top w:val="nil"/>
              <w:left w:val="nil"/>
              <w:bottom w:val="single" w:sz="8" w:space="0" w:color="auto"/>
              <w:right w:val="single" w:sz="8" w:space="0" w:color="auto"/>
            </w:tcBorders>
            <w:shd w:val="clear" w:color="auto" w:fill="auto"/>
            <w:vAlign w:val="center"/>
            <w:hideMark/>
          </w:tcPr>
          <w:p w14:paraId="45E402F5" w14:textId="6AA7BDDB" w:rsidR="00C8466D" w:rsidRPr="007F3D5B" w:rsidRDefault="00C8466D" w:rsidP="00A6339B">
            <w:pPr>
              <w:jc w:val="center"/>
              <w:rPr>
                <w:rFonts w:ascii="Arial" w:hAnsi="Arial" w:cs="Arial"/>
                <w:i/>
                <w:iCs/>
                <w:color w:val="000000"/>
                <w:sz w:val="20"/>
                <w:szCs w:val="20"/>
              </w:rPr>
            </w:pPr>
            <w:r w:rsidRPr="007F3D5B">
              <w:rPr>
                <w:rFonts w:ascii="Arial" w:hAnsi="Arial" w:cs="Arial"/>
                <w:i/>
                <w:iCs/>
                <w:color w:val="000000"/>
                <w:sz w:val="20"/>
                <w:szCs w:val="20"/>
              </w:rPr>
              <w:t>5</w:t>
            </w:r>
            <w:r w:rsidR="00A6339B" w:rsidRPr="00731380">
              <w:rPr>
                <w:rFonts w:ascii="Arial" w:hAnsi="Arial" w:cs="Arial"/>
                <w:i/>
                <w:iCs/>
                <w:color w:val="000000"/>
                <w:sz w:val="22"/>
                <w:szCs w:val="22"/>
              </w:rPr>
              <w:t>μ</w:t>
            </w:r>
            <w:r w:rsidRPr="007F3D5B">
              <w:rPr>
                <w:rFonts w:ascii="Arial" w:hAnsi="Arial" w:cs="Arial"/>
                <w:i/>
                <w:iCs/>
                <w:color w:val="000000"/>
                <w:sz w:val="20"/>
                <w:szCs w:val="20"/>
              </w:rPr>
              <w:t>l</w:t>
            </w:r>
          </w:p>
        </w:tc>
        <w:tc>
          <w:tcPr>
            <w:tcW w:w="1300" w:type="dxa"/>
            <w:tcBorders>
              <w:top w:val="nil"/>
              <w:left w:val="nil"/>
              <w:bottom w:val="single" w:sz="8" w:space="0" w:color="auto"/>
              <w:right w:val="single" w:sz="8" w:space="0" w:color="auto"/>
            </w:tcBorders>
            <w:shd w:val="clear" w:color="auto" w:fill="auto"/>
            <w:vAlign w:val="center"/>
            <w:hideMark/>
          </w:tcPr>
          <w:p w14:paraId="575239C2" w14:textId="5A12360F" w:rsidR="00C8466D" w:rsidRPr="007F3D5B" w:rsidRDefault="00C8466D" w:rsidP="00A6339B">
            <w:pPr>
              <w:jc w:val="center"/>
              <w:rPr>
                <w:rFonts w:ascii="Arial" w:hAnsi="Arial" w:cs="Arial"/>
                <w:i/>
                <w:iCs/>
                <w:color w:val="000000"/>
                <w:sz w:val="20"/>
                <w:szCs w:val="20"/>
              </w:rPr>
            </w:pPr>
            <w:r w:rsidRPr="007F3D5B">
              <w:rPr>
                <w:rFonts w:ascii="Arial" w:hAnsi="Arial" w:cs="Arial"/>
                <w:i/>
                <w:iCs/>
                <w:color w:val="000000"/>
                <w:sz w:val="20"/>
                <w:szCs w:val="20"/>
              </w:rPr>
              <w:t>1</w:t>
            </w:r>
            <w:r w:rsidR="00A6339B" w:rsidRPr="00731380">
              <w:rPr>
                <w:rFonts w:ascii="Arial" w:hAnsi="Arial" w:cs="Arial"/>
                <w:i/>
                <w:iCs/>
                <w:color w:val="000000"/>
                <w:sz w:val="22"/>
                <w:szCs w:val="22"/>
              </w:rPr>
              <w:t>μ</w:t>
            </w:r>
            <w:r w:rsidRPr="007F3D5B">
              <w:rPr>
                <w:rFonts w:ascii="Arial" w:hAnsi="Arial" w:cs="Arial"/>
                <w:i/>
                <w:iCs/>
                <w:color w:val="000000"/>
                <w:sz w:val="20"/>
                <w:szCs w:val="20"/>
              </w:rPr>
              <w:t>l</w:t>
            </w:r>
          </w:p>
        </w:tc>
      </w:tr>
      <w:tr w:rsidR="00C8466D" w:rsidRPr="007F3D5B" w14:paraId="7368B41F" w14:textId="77777777" w:rsidTr="00C8466D">
        <w:trPr>
          <w:trHeight w:val="64"/>
        </w:trPr>
        <w:tc>
          <w:tcPr>
            <w:tcW w:w="1300" w:type="dxa"/>
            <w:tcBorders>
              <w:top w:val="nil"/>
              <w:left w:val="single" w:sz="8" w:space="0" w:color="auto"/>
              <w:bottom w:val="single" w:sz="12" w:space="0" w:color="auto"/>
              <w:right w:val="single" w:sz="12" w:space="0" w:color="auto"/>
            </w:tcBorders>
            <w:shd w:val="clear" w:color="auto" w:fill="auto"/>
            <w:vAlign w:val="center"/>
            <w:hideMark/>
          </w:tcPr>
          <w:p w14:paraId="7F247965" w14:textId="77777777" w:rsidR="00C8466D" w:rsidRPr="007F3D5B" w:rsidRDefault="00C8466D" w:rsidP="00C8466D">
            <w:pPr>
              <w:jc w:val="center"/>
              <w:rPr>
                <w:rFonts w:ascii="Arial" w:hAnsi="Arial" w:cs="Arial"/>
                <w:i/>
                <w:iCs/>
                <w:color w:val="000000"/>
                <w:sz w:val="20"/>
                <w:szCs w:val="20"/>
              </w:rPr>
            </w:pPr>
            <w:r w:rsidRPr="007F3D5B">
              <w:rPr>
                <w:rFonts w:ascii="Arial" w:hAnsi="Arial" w:cs="Arial"/>
                <w:i/>
                <w:iCs/>
                <w:color w:val="000000"/>
                <w:sz w:val="20"/>
                <w:szCs w:val="20"/>
              </w:rPr>
              <w:t>MM</w:t>
            </w:r>
          </w:p>
        </w:tc>
        <w:tc>
          <w:tcPr>
            <w:tcW w:w="1300" w:type="dxa"/>
            <w:tcBorders>
              <w:top w:val="nil"/>
              <w:left w:val="nil"/>
              <w:bottom w:val="single" w:sz="12" w:space="0" w:color="auto"/>
              <w:right w:val="single" w:sz="8" w:space="0" w:color="auto"/>
            </w:tcBorders>
            <w:shd w:val="clear" w:color="auto" w:fill="auto"/>
            <w:vAlign w:val="center"/>
            <w:hideMark/>
          </w:tcPr>
          <w:p w14:paraId="35520397" w14:textId="683F4ED9" w:rsidR="00C8466D" w:rsidRPr="007F3D5B" w:rsidRDefault="00C8466D" w:rsidP="00C8466D">
            <w:pPr>
              <w:jc w:val="center"/>
              <w:rPr>
                <w:rFonts w:ascii="Arial" w:hAnsi="Arial" w:cs="Arial"/>
                <w:i/>
                <w:iCs/>
                <w:color w:val="000000"/>
                <w:sz w:val="20"/>
                <w:szCs w:val="20"/>
              </w:rPr>
            </w:pPr>
            <w:r w:rsidRPr="007F3D5B">
              <w:rPr>
                <w:rFonts w:ascii="Arial" w:hAnsi="Arial" w:cs="Arial"/>
                <w:i/>
                <w:iCs/>
                <w:color w:val="000000"/>
                <w:sz w:val="20"/>
                <w:szCs w:val="20"/>
              </w:rPr>
              <w:t>41.5</w:t>
            </w:r>
            <w:r w:rsidR="00A6339B" w:rsidRPr="00731380">
              <w:rPr>
                <w:rFonts w:ascii="Arial" w:hAnsi="Arial" w:cs="Arial"/>
                <w:i/>
                <w:iCs/>
                <w:color w:val="000000"/>
                <w:sz w:val="22"/>
                <w:szCs w:val="22"/>
              </w:rPr>
              <w:t>μ</w:t>
            </w:r>
            <w:r w:rsidRPr="007F3D5B">
              <w:rPr>
                <w:rFonts w:ascii="Arial" w:hAnsi="Arial" w:cs="Arial"/>
                <w:i/>
                <w:iCs/>
                <w:color w:val="000000"/>
                <w:sz w:val="20"/>
                <w:szCs w:val="20"/>
              </w:rPr>
              <w:t>l</w:t>
            </w:r>
          </w:p>
        </w:tc>
        <w:tc>
          <w:tcPr>
            <w:tcW w:w="1300" w:type="dxa"/>
            <w:tcBorders>
              <w:top w:val="nil"/>
              <w:left w:val="nil"/>
              <w:bottom w:val="single" w:sz="12" w:space="0" w:color="auto"/>
              <w:right w:val="single" w:sz="8" w:space="0" w:color="auto"/>
            </w:tcBorders>
            <w:shd w:val="clear" w:color="auto" w:fill="auto"/>
            <w:vAlign w:val="center"/>
            <w:hideMark/>
          </w:tcPr>
          <w:p w14:paraId="266080EA" w14:textId="7F78554C" w:rsidR="00C8466D" w:rsidRPr="007F3D5B" w:rsidRDefault="00C8466D" w:rsidP="00A6339B">
            <w:pPr>
              <w:jc w:val="center"/>
              <w:rPr>
                <w:rFonts w:ascii="Arial" w:hAnsi="Arial" w:cs="Arial"/>
                <w:i/>
                <w:iCs/>
                <w:color w:val="000000"/>
                <w:sz w:val="20"/>
                <w:szCs w:val="20"/>
              </w:rPr>
            </w:pPr>
            <w:r w:rsidRPr="007F3D5B">
              <w:rPr>
                <w:rFonts w:ascii="Arial" w:hAnsi="Arial" w:cs="Arial"/>
                <w:i/>
                <w:iCs/>
                <w:color w:val="000000"/>
                <w:sz w:val="20"/>
                <w:szCs w:val="20"/>
              </w:rPr>
              <w:t>41.5</w:t>
            </w:r>
            <w:r w:rsidR="00A6339B" w:rsidRPr="00731380">
              <w:rPr>
                <w:rFonts w:ascii="Arial" w:hAnsi="Arial" w:cs="Arial"/>
                <w:i/>
                <w:iCs/>
                <w:color w:val="000000"/>
                <w:sz w:val="22"/>
                <w:szCs w:val="22"/>
              </w:rPr>
              <w:t>μ</w:t>
            </w:r>
            <w:r w:rsidRPr="007F3D5B">
              <w:rPr>
                <w:rFonts w:ascii="Arial" w:hAnsi="Arial" w:cs="Arial"/>
                <w:i/>
                <w:iCs/>
                <w:color w:val="000000"/>
                <w:sz w:val="20"/>
                <w:szCs w:val="20"/>
              </w:rPr>
              <w:t>l</w:t>
            </w:r>
          </w:p>
        </w:tc>
        <w:tc>
          <w:tcPr>
            <w:tcW w:w="1300" w:type="dxa"/>
            <w:tcBorders>
              <w:top w:val="nil"/>
              <w:left w:val="nil"/>
              <w:bottom w:val="single" w:sz="12" w:space="0" w:color="auto"/>
              <w:right w:val="single" w:sz="8" w:space="0" w:color="auto"/>
            </w:tcBorders>
            <w:shd w:val="clear" w:color="auto" w:fill="auto"/>
            <w:vAlign w:val="center"/>
            <w:hideMark/>
          </w:tcPr>
          <w:p w14:paraId="5F3E484E" w14:textId="4D8B822A" w:rsidR="00C8466D" w:rsidRPr="007F3D5B" w:rsidRDefault="00C8466D" w:rsidP="00A6339B">
            <w:pPr>
              <w:jc w:val="center"/>
              <w:rPr>
                <w:rFonts w:ascii="Arial" w:hAnsi="Arial" w:cs="Arial"/>
                <w:i/>
                <w:iCs/>
                <w:color w:val="000000"/>
                <w:sz w:val="20"/>
                <w:szCs w:val="20"/>
              </w:rPr>
            </w:pPr>
            <w:r w:rsidRPr="007F3D5B">
              <w:rPr>
                <w:rFonts w:ascii="Arial" w:hAnsi="Arial" w:cs="Arial"/>
                <w:i/>
                <w:iCs/>
                <w:color w:val="000000"/>
                <w:sz w:val="20"/>
                <w:szCs w:val="20"/>
              </w:rPr>
              <w:t>41.5</w:t>
            </w:r>
            <w:r w:rsidR="00A6339B" w:rsidRPr="00731380">
              <w:rPr>
                <w:rFonts w:ascii="Arial" w:hAnsi="Arial" w:cs="Arial"/>
                <w:i/>
                <w:iCs/>
                <w:color w:val="000000"/>
                <w:sz w:val="22"/>
                <w:szCs w:val="22"/>
              </w:rPr>
              <w:t>μ</w:t>
            </w:r>
            <w:r w:rsidRPr="007F3D5B">
              <w:rPr>
                <w:rFonts w:ascii="Arial" w:hAnsi="Arial" w:cs="Arial"/>
                <w:i/>
                <w:iCs/>
                <w:color w:val="000000"/>
                <w:sz w:val="20"/>
                <w:szCs w:val="20"/>
              </w:rPr>
              <w:t>l</w:t>
            </w:r>
          </w:p>
        </w:tc>
      </w:tr>
      <w:tr w:rsidR="00C8466D" w:rsidRPr="007F3D5B" w14:paraId="7A1AC03B" w14:textId="77777777" w:rsidTr="00C8466D">
        <w:trPr>
          <w:trHeight w:val="54"/>
        </w:trPr>
        <w:tc>
          <w:tcPr>
            <w:tcW w:w="1300" w:type="dxa"/>
            <w:tcBorders>
              <w:top w:val="nil"/>
              <w:left w:val="single" w:sz="8" w:space="0" w:color="auto"/>
              <w:bottom w:val="single" w:sz="12" w:space="0" w:color="auto"/>
              <w:right w:val="single" w:sz="12" w:space="0" w:color="auto"/>
            </w:tcBorders>
            <w:shd w:val="clear" w:color="auto" w:fill="auto"/>
            <w:vAlign w:val="center"/>
            <w:hideMark/>
          </w:tcPr>
          <w:p w14:paraId="12D2F6A9" w14:textId="77777777" w:rsidR="00C8466D" w:rsidRPr="007F3D5B" w:rsidRDefault="00C8466D" w:rsidP="00C8466D">
            <w:pPr>
              <w:jc w:val="center"/>
              <w:rPr>
                <w:rFonts w:ascii="Arial" w:hAnsi="Arial" w:cs="Arial"/>
                <w:i/>
                <w:iCs/>
                <w:color w:val="000000"/>
                <w:sz w:val="20"/>
                <w:szCs w:val="20"/>
              </w:rPr>
            </w:pPr>
            <w:r w:rsidRPr="007F3D5B">
              <w:rPr>
                <w:rFonts w:ascii="Arial" w:hAnsi="Arial" w:cs="Arial"/>
                <w:i/>
                <w:iCs/>
                <w:color w:val="000000"/>
                <w:sz w:val="20"/>
                <w:szCs w:val="20"/>
              </w:rPr>
              <w:t>Total</w:t>
            </w:r>
          </w:p>
        </w:tc>
        <w:tc>
          <w:tcPr>
            <w:tcW w:w="1300" w:type="dxa"/>
            <w:tcBorders>
              <w:top w:val="nil"/>
              <w:left w:val="nil"/>
              <w:bottom w:val="single" w:sz="12" w:space="0" w:color="auto"/>
              <w:right w:val="single" w:sz="8" w:space="0" w:color="auto"/>
            </w:tcBorders>
            <w:shd w:val="clear" w:color="auto" w:fill="auto"/>
            <w:vAlign w:val="center"/>
            <w:hideMark/>
          </w:tcPr>
          <w:p w14:paraId="424D6C5D" w14:textId="71DE42DE" w:rsidR="00C8466D" w:rsidRPr="007F3D5B" w:rsidRDefault="00C8466D" w:rsidP="00C8466D">
            <w:pPr>
              <w:jc w:val="center"/>
              <w:rPr>
                <w:rFonts w:ascii="Arial" w:hAnsi="Arial" w:cs="Arial"/>
                <w:b/>
                <w:bCs/>
                <w:i/>
                <w:iCs/>
                <w:color w:val="000000"/>
                <w:sz w:val="20"/>
                <w:szCs w:val="20"/>
              </w:rPr>
            </w:pPr>
            <w:r w:rsidRPr="007F3D5B">
              <w:rPr>
                <w:rFonts w:ascii="Arial" w:hAnsi="Arial" w:cs="Arial"/>
                <w:b/>
                <w:bCs/>
                <w:i/>
                <w:iCs/>
                <w:color w:val="000000"/>
                <w:sz w:val="20"/>
                <w:szCs w:val="20"/>
              </w:rPr>
              <w:t>50</w:t>
            </w:r>
            <w:r w:rsidR="00A6339B" w:rsidRPr="00FC568A">
              <w:rPr>
                <w:rFonts w:ascii="Arial" w:hAnsi="Arial" w:cs="Arial"/>
                <w:b/>
                <w:bCs/>
                <w:i/>
                <w:iCs/>
                <w:color w:val="000000"/>
                <w:sz w:val="22"/>
                <w:szCs w:val="22"/>
              </w:rPr>
              <w:t>μ</w:t>
            </w:r>
            <w:r w:rsidRPr="007F3D5B">
              <w:rPr>
                <w:rFonts w:ascii="Arial" w:hAnsi="Arial" w:cs="Arial"/>
                <w:b/>
                <w:bCs/>
                <w:i/>
                <w:iCs/>
                <w:color w:val="000000"/>
                <w:sz w:val="20"/>
                <w:szCs w:val="20"/>
              </w:rPr>
              <w:t>l</w:t>
            </w:r>
          </w:p>
        </w:tc>
        <w:tc>
          <w:tcPr>
            <w:tcW w:w="1300" w:type="dxa"/>
            <w:tcBorders>
              <w:top w:val="nil"/>
              <w:left w:val="nil"/>
              <w:bottom w:val="single" w:sz="12" w:space="0" w:color="auto"/>
              <w:right w:val="single" w:sz="8" w:space="0" w:color="auto"/>
            </w:tcBorders>
            <w:shd w:val="clear" w:color="auto" w:fill="auto"/>
            <w:vAlign w:val="center"/>
            <w:hideMark/>
          </w:tcPr>
          <w:p w14:paraId="2F4303C1" w14:textId="140851B0" w:rsidR="00C8466D" w:rsidRPr="007F3D5B" w:rsidRDefault="00C8466D" w:rsidP="00A6339B">
            <w:pPr>
              <w:jc w:val="center"/>
              <w:rPr>
                <w:rFonts w:ascii="Arial" w:hAnsi="Arial" w:cs="Arial"/>
                <w:b/>
                <w:bCs/>
                <w:i/>
                <w:iCs/>
                <w:color w:val="000000"/>
                <w:sz w:val="20"/>
                <w:szCs w:val="20"/>
              </w:rPr>
            </w:pPr>
            <w:r w:rsidRPr="007F3D5B">
              <w:rPr>
                <w:rFonts w:ascii="Arial" w:hAnsi="Arial" w:cs="Arial"/>
                <w:b/>
                <w:bCs/>
                <w:i/>
                <w:iCs/>
                <w:color w:val="000000"/>
                <w:sz w:val="20"/>
                <w:szCs w:val="20"/>
              </w:rPr>
              <w:t>50</w:t>
            </w:r>
            <w:r w:rsidR="00A6339B" w:rsidRPr="00FC568A">
              <w:rPr>
                <w:rFonts w:ascii="Arial" w:hAnsi="Arial" w:cs="Arial"/>
                <w:b/>
                <w:bCs/>
                <w:i/>
                <w:iCs/>
                <w:color w:val="000000"/>
                <w:sz w:val="22"/>
                <w:szCs w:val="22"/>
              </w:rPr>
              <w:t>μ</w:t>
            </w:r>
            <w:r w:rsidRPr="007F3D5B">
              <w:rPr>
                <w:rFonts w:ascii="Arial" w:hAnsi="Arial" w:cs="Arial"/>
                <w:b/>
                <w:bCs/>
                <w:i/>
                <w:iCs/>
                <w:color w:val="000000"/>
                <w:sz w:val="20"/>
                <w:szCs w:val="20"/>
              </w:rPr>
              <w:t>l</w:t>
            </w:r>
          </w:p>
        </w:tc>
        <w:tc>
          <w:tcPr>
            <w:tcW w:w="1300" w:type="dxa"/>
            <w:tcBorders>
              <w:top w:val="nil"/>
              <w:left w:val="nil"/>
              <w:bottom w:val="single" w:sz="12" w:space="0" w:color="auto"/>
              <w:right w:val="single" w:sz="8" w:space="0" w:color="auto"/>
            </w:tcBorders>
            <w:shd w:val="clear" w:color="auto" w:fill="auto"/>
            <w:vAlign w:val="center"/>
            <w:hideMark/>
          </w:tcPr>
          <w:p w14:paraId="38F3C008" w14:textId="14DC5882" w:rsidR="00C8466D" w:rsidRPr="007F3D5B" w:rsidRDefault="00C8466D" w:rsidP="00A6339B">
            <w:pPr>
              <w:jc w:val="center"/>
              <w:rPr>
                <w:rFonts w:ascii="Arial" w:hAnsi="Arial" w:cs="Arial"/>
                <w:b/>
                <w:bCs/>
                <w:i/>
                <w:iCs/>
                <w:color w:val="000000"/>
                <w:sz w:val="20"/>
                <w:szCs w:val="20"/>
              </w:rPr>
            </w:pPr>
            <w:r w:rsidRPr="007F3D5B">
              <w:rPr>
                <w:rFonts w:ascii="Arial" w:hAnsi="Arial" w:cs="Arial"/>
                <w:b/>
                <w:bCs/>
                <w:i/>
                <w:iCs/>
                <w:color w:val="000000"/>
                <w:sz w:val="20"/>
                <w:szCs w:val="20"/>
              </w:rPr>
              <w:t>50</w:t>
            </w:r>
            <w:r w:rsidR="00A6339B" w:rsidRPr="00FC568A">
              <w:rPr>
                <w:rFonts w:ascii="Arial" w:hAnsi="Arial" w:cs="Arial"/>
                <w:b/>
                <w:bCs/>
                <w:i/>
                <w:iCs/>
                <w:color w:val="000000"/>
                <w:sz w:val="22"/>
                <w:szCs w:val="22"/>
              </w:rPr>
              <w:t>μ</w:t>
            </w:r>
            <w:r w:rsidRPr="007F3D5B">
              <w:rPr>
                <w:rFonts w:ascii="Arial" w:hAnsi="Arial" w:cs="Arial"/>
                <w:b/>
                <w:bCs/>
                <w:i/>
                <w:iCs/>
                <w:color w:val="000000"/>
                <w:sz w:val="20"/>
                <w:szCs w:val="20"/>
              </w:rPr>
              <w:t>l</w:t>
            </w:r>
          </w:p>
        </w:tc>
      </w:tr>
    </w:tbl>
    <w:p w14:paraId="6F4D82A7" w14:textId="77777777" w:rsidR="00C8466D" w:rsidRPr="007F3D5B" w:rsidRDefault="00C8466D" w:rsidP="00C8466D">
      <w:pPr>
        <w:pStyle w:val="ListParagraph"/>
        <w:spacing w:after="0" w:line="240" w:lineRule="auto"/>
        <w:ind w:left="360"/>
        <w:rPr>
          <w:rFonts w:ascii="Arial" w:hAnsi="Arial" w:cs="Arial"/>
          <w:color w:val="000000"/>
          <w:sz w:val="24"/>
          <w:szCs w:val="24"/>
        </w:rPr>
      </w:pPr>
    </w:p>
    <w:p w14:paraId="0B9A3E2D" w14:textId="77777777" w:rsidR="00C8466D" w:rsidRPr="007F3D5B" w:rsidRDefault="00C8466D" w:rsidP="00C8466D">
      <w:pPr>
        <w:pStyle w:val="ListParagraph"/>
        <w:spacing w:after="0" w:line="240" w:lineRule="auto"/>
        <w:ind w:left="0"/>
        <w:rPr>
          <w:rFonts w:ascii="Arial" w:hAnsi="Arial" w:cs="Arial"/>
          <w:color w:val="000000"/>
        </w:rPr>
      </w:pPr>
      <w:r w:rsidRPr="007F3D5B">
        <w:rPr>
          <w:rFonts w:ascii="Arial" w:hAnsi="Arial" w:cs="Arial"/>
          <w:color w:val="000000"/>
        </w:rPr>
        <w:t>*performing all controls uses up a lot of reagents (i.e. one kit’s worth for one sample!), so suggest running only conditions 1, 2, and 5 in Table 1 and skipping all controls in Table 2 unless you have problems.</w:t>
      </w:r>
    </w:p>
    <w:p w14:paraId="3750016A" w14:textId="77777777" w:rsidR="00C8466D" w:rsidRPr="007F3D5B" w:rsidRDefault="00C8466D" w:rsidP="00C8466D">
      <w:pPr>
        <w:pStyle w:val="ListParagraph"/>
        <w:spacing w:after="0" w:line="240" w:lineRule="auto"/>
        <w:ind w:left="0"/>
        <w:rPr>
          <w:rFonts w:ascii="Arial" w:hAnsi="Arial" w:cs="Arial"/>
          <w:color w:val="000000"/>
          <w:sz w:val="24"/>
          <w:szCs w:val="24"/>
        </w:rPr>
      </w:pPr>
    </w:p>
    <w:p w14:paraId="13531AC6" w14:textId="77777777" w:rsidR="00C8466D" w:rsidRPr="007F3D5B" w:rsidRDefault="00C8466D" w:rsidP="005413FC">
      <w:pPr>
        <w:pStyle w:val="ListParagraph"/>
        <w:numPr>
          <w:ilvl w:val="0"/>
          <w:numId w:val="4"/>
        </w:numPr>
        <w:spacing w:after="0" w:line="240" w:lineRule="auto"/>
        <w:rPr>
          <w:rFonts w:ascii="Arial" w:hAnsi="Arial" w:cs="Arial"/>
          <w:color w:val="000000"/>
          <w:sz w:val="24"/>
          <w:szCs w:val="24"/>
        </w:rPr>
      </w:pPr>
      <w:r w:rsidRPr="007F3D5B">
        <w:rPr>
          <w:rFonts w:ascii="Arial" w:hAnsi="Arial" w:cs="Arial"/>
          <w:color w:val="000000"/>
        </w:rPr>
        <w:t>Run PCR program**:</w:t>
      </w:r>
    </w:p>
    <w:tbl>
      <w:tblPr>
        <w:tblW w:w="3900" w:type="dxa"/>
        <w:tblLook w:val="04A0" w:firstRow="1" w:lastRow="0" w:firstColumn="1" w:lastColumn="0" w:noHBand="0" w:noVBand="1"/>
      </w:tblPr>
      <w:tblGrid>
        <w:gridCol w:w="1300"/>
        <w:gridCol w:w="1300"/>
        <w:gridCol w:w="1300"/>
      </w:tblGrid>
      <w:tr w:rsidR="00C8466D" w:rsidRPr="007F3D5B" w14:paraId="03EECB5F" w14:textId="77777777" w:rsidTr="00C8466D">
        <w:trPr>
          <w:trHeight w:val="340"/>
        </w:trPr>
        <w:tc>
          <w:tcPr>
            <w:tcW w:w="13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36DA8B" w14:textId="77777777" w:rsidR="00C8466D" w:rsidRPr="007F3D5B" w:rsidRDefault="00C8466D" w:rsidP="00C8466D">
            <w:pPr>
              <w:jc w:val="center"/>
              <w:rPr>
                <w:rFonts w:ascii="Arial" w:hAnsi="Arial" w:cs="Arial"/>
                <w:b/>
                <w:color w:val="000000"/>
                <w:sz w:val="22"/>
                <w:szCs w:val="22"/>
              </w:rPr>
            </w:pPr>
            <w:r w:rsidRPr="007F3D5B">
              <w:rPr>
                <w:rFonts w:ascii="Arial" w:hAnsi="Arial" w:cs="Arial"/>
                <w:b/>
                <w:color w:val="000000"/>
                <w:sz w:val="22"/>
                <w:szCs w:val="22"/>
              </w:rPr>
              <w:t>Temp</w:t>
            </w:r>
          </w:p>
        </w:tc>
        <w:tc>
          <w:tcPr>
            <w:tcW w:w="1300" w:type="dxa"/>
            <w:tcBorders>
              <w:top w:val="single" w:sz="4" w:space="0" w:color="auto"/>
              <w:left w:val="nil"/>
              <w:bottom w:val="single" w:sz="4" w:space="0" w:color="auto"/>
              <w:right w:val="single" w:sz="4" w:space="0" w:color="auto"/>
            </w:tcBorders>
            <w:shd w:val="clear" w:color="auto" w:fill="auto"/>
            <w:noWrap/>
            <w:vAlign w:val="center"/>
            <w:hideMark/>
          </w:tcPr>
          <w:p w14:paraId="316B04AD" w14:textId="77777777" w:rsidR="00C8466D" w:rsidRPr="007F3D5B" w:rsidRDefault="00C8466D" w:rsidP="00C8466D">
            <w:pPr>
              <w:jc w:val="center"/>
              <w:rPr>
                <w:rFonts w:ascii="Arial" w:hAnsi="Arial" w:cs="Arial"/>
                <w:b/>
                <w:color w:val="000000"/>
                <w:sz w:val="22"/>
                <w:szCs w:val="22"/>
              </w:rPr>
            </w:pPr>
            <w:r w:rsidRPr="007F3D5B">
              <w:rPr>
                <w:rFonts w:ascii="Arial" w:hAnsi="Arial" w:cs="Arial"/>
                <w:b/>
                <w:color w:val="000000"/>
                <w:sz w:val="22"/>
                <w:szCs w:val="22"/>
              </w:rPr>
              <w:t>Time</w:t>
            </w:r>
          </w:p>
        </w:tc>
        <w:tc>
          <w:tcPr>
            <w:tcW w:w="1300" w:type="dxa"/>
            <w:tcBorders>
              <w:top w:val="single" w:sz="4" w:space="0" w:color="auto"/>
              <w:left w:val="nil"/>
              <w:bottom w:val="single" w:sz="4" w:space="0" w:color="auto"/>
              <w:right w:val="single" w:sz="4" w:space="0" w:color="auto"/>
            </w:tcBorders>
            <w:shd w:val="clear" w:color="auto" w:fill="auto"/>
            <w:noWrap/>
            <w:vAlign w:val="center"/>
            <w:hideMark/>
          </w:tcPr>
          <w:p w14:paraId="719F3630" w14:textId="77777777" w:rsidR="00C8466D" w:rsidRPr="007F3D5B" w:rsidRDefault="00C8466D" w:rsidP="00C8466D">
            <w:pPr>
              <w:jc w:val="center"/>
              <w:rPr>
                <w:rFonts w:ascii="Arial" w:hAnsi="Arial" w:cs="Arial"/>
                <w:b/>
                <w:color w:val="000000"/>
                <w:sz w:val="22"/>
                <w:szCs w:val="22"/>
              </w:rPr>
            </w:pPr>
            <w:r w:rsidRPr="007F3D5B">
              <w:rPr>
                <w:rFonts w:ascii="Arial" w:hAnsi="Arial" w:cs="Arial"/>
                <w:b/>
                <w:color w:val="000000"/>
                <w:sz w:val="22"/>
                <w:szCs w:val="22"/>
              </w:rPr>
              <w:t>Cycles</w:t>
            </w:r>
          </w:p>
        </w:tc>
      </w:tr>
      <w:tr w:rsidR="00C8466D" w:rsidRPr="007F3D5B" w14:paraId="1F253BB4" w14:textId="77777777" w:rsidTr="00C8466D">
        <w:trPr>
          <w:trHeight w:val="360"/>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7AFCBFC5" w14:textId="77777777" w:rsidR="00C8466D" w:rsidRPr="007F3D5B" w:rsidRDefault="00C8466D" w:rsidP="00C8466D">
            <w:pPr>
              <w:jc w:val="center"/>
              <w:rPr>
                <w:rFonts w:ascii="Arial" w:hAnsi="Arial" w:cs="Arial"/>
                <w:color w:val="000000"/>
                <w:sz w:val="22"/>
                <w:szCs w:val="22"/>
              </w:rPr>
            </w:pPr>
            <w:r w:rsidRPr="007F3D5B">
              <w:rPr>
                <w:rFonts w:ascii="Arial" w:hAnsi="Arial" w:cs="Arial"/>
                <w:color w:val="000000"/>
                <w:sz w:val="22"/>
                <w:szCs w:val="22"/>
              </w:rPr>
              <w:t>94C</w:t>
            </w:r>
          </w:p>
        </w:tc>
        <w:tc>
          <w:tcPr>
            <w:tcW w:w="1300" w:type="dxa"/>
            <w:tcBorders>
              <w:top w:val="nil"/>
              <w:left w:val="nil"/>
              <w:bottom w:val="single" w:sz="4" w:space="0" w:color="auto"/>
              <w:right w:val="single" w:sz="4" w:space="0" w:color="auto"/>
            </w:tcBorders>
            <w:shd w:val="clear" w:color="auto" w:fill="auto"/>
            <w:noWrap/>
            <w:vAlign w:val="center"/>
            <w:hideMark/>
          </w:tcPr>
          <w:p w14:paraId="4D55D49D" w14:textId="77777777" w:rsidR="00C8466D" w:rsidRPr="007F3D5B" w:rsidRDefault="00C8466D" w:rsidP="00C8466D">
            <w:pPr>
              <w:jc w:val="center"/>
              <w:rPr>
                <w:rFonts w:ascii="Arial" w:hAnsi="Arial" w:cs="Arial"/>
                <w:color w:val="000000"/>
                <w:sz w:val="22"/>
                <w:szCs w:val="22"/>
              </w:rPr>
            </w:pPr>
            <w:r w:rsidRPr="007F3D5B">
              <w:rPr>
                <w:rFonts w:ascii="Arial" w:hAnsi="Arial" w:cs="Arial"/>
                <w:color w:val="000000"/>
                <w:sz w:val="22"/>
                <w:szCs w:val="22"/>
              </w:rPr>
              <w:t>30s</w:t>
            </w:r>
          </w:p>
        </w:tc>
        <w:tc>
          <w:tcPr>
            <w:tcW w:w="130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0CA622D" w14:textId="77777777" w:rsidR="00C8466D" w:rsidRPr="007F3D5B" w:rsidRDefault="00C8466D" w:rsidP="00C8466D">
            <w:pPr>
              <w:jc w:val="center"/>
              <w:rPr>
                <w:rFonts w:ascii="Arial" w:hAnsi="Arial" w:cs="Arial"/>
                <w:color w:val="000000"/>
                <w:sz w:val="22"/>
                <w:szCs w:val="22"/>
              </w:rPr>
            </w:pPr>
            <w:r w:rsidRPr="007F3D5B">
              <w:rPr>
                <w:rFonts w:ascii="Arial" w:hAnsi="Arial" w:cs="Arial"/>
                <w:color w:val="000000"/>
                <w:sz w:val="22"/>
                <w:szCs w:val="22"/>
              </w:rPr>
              <w:t>5</w:t>
            </w:r>
          </w:p>
        </w:tc>
      </w:tr>
      <w:tr w:rsidR="00C8466D" w:rsidRPr="007F3D5B" w14:paraId="334CCFE5" w14:textId="77777777" w:rsidTr="00C8466D">
        <w:trPr>
          <w:trHeight w:val="340"/>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72703CD5" w14:textId="77777777" w:rsidR="00C8466D" w:rsidRPr="007F3D5B" w:rsidRDefault="00C8466D" w:rsidP="00C8466D">
            <w:pPr>
              <w:jc w:val="center"/>
              <w:rPr>
                <w:rFonts w:ascii="Arial" w:hAnsi="Arial" w:cs="Arial"/>
                <w:color w:val="000000"/>
                <w:sz w:val="22"/>
                <w:szCs w:val="22"/>
              </w:rPr>
            </w:pPr>
            <w:r w:rsidRPr="007F3D5B">
              <w:rPr>
                <w:rFonts w:ascii="Arial" w:hAnsi="Arial" w:cs="Arial"/>
                <w:color w:val="000000"/>
                <w:sz w:val="22"/>
                <w:szCs w:val="22"/>
              </w:rPr>
              <w:t>72C</w:t>
            </w:r>
          </w:p>
        </w:tc>
        <w:tc>
          <w:tcPr>
            <w:tcW w:w="1300" w:type="dxa"/>
            <w:tcBorders>
              <w:top w:val="nil"/>
              <w:left w:val="nil"/>
              <w:bottom w:val="single" w:sz="4" w:space="0" w:color="auto"/>
              <w:right w:val="single" w:sz="4" w:space="0" w:color="auto"/>
            </w:tcBorders>
            <w:shd w:val="clear" w:color="auto" w:fill="auto"/>
            <w:noWrap/>
            <w:vAlign w:val="center"/>
            <w:hideMark/>
          </w:tcPr>
          <w:p w14:paraId="56DAAC6A" w14:textId="77777777" w:rsidR="00C8466D" w:rsidRPr="007F3D5B" w:rsidRDefault="00C8466D" w:rsidP="00C8466D">
            <w:pPr>
              <w:jc w:val="center"/>
              <w:rPr>
                <w:rFonts w:ascii="Arial" w:hAnsi="Arial" w:cs="Arial"/>
                <w:color w:val="000000"/>
                <w:sz w:val="22"/>
                <w:szCs w:val="22"/>
              </w:rPr>
            </w:pPr>
            <w:r w:rsidRPr="007F3D5B">
              <w:rPr>
                <w:rFonts w:ascii="Arial" w:hAnsi="Arial" w:cs="Arial"/>
                <w:color w:val="000000"/>
                <w:sz w:val="22"/>
                <w:szCs w:val="22"/>
              </w:rPr>
              <w:t>3 min</w:t>
            </w:r>
          </w:p>
        </w:tc>
        <w:tc>
          <w:tcPr>
            <w:tcW w:w="1300" w:type="dxa"/>
            <w:vMerge/>
            <w:tcBorders>
              <w:top w:val="nil"/>
              <w:left w:val="single" w:sz="4" w:space="0" w:color="auto"/>
              <w:bottom w:val="single" w:sz="4" w:space="0" w:color="auto"/>
              <w:right w:val="single" w:sz="4" w:space="0" w:color="auto"/>
            </w:tcBorders>
            <w:vAlign w:val="center"/>
            <w:hideMark/>
          </w:tcPr>
          <w:p w14:paraId="1E155439" w14:textId="77777777" w:rsidR="00C8466D" w:rsidRPr="007F3D5B" w:rsidRDefault="00C8466D" w:rsidP="00C8466D">
            <w:pPr>
              <w:rPr>
                <w:rFonts w:ascii="Arial" w:hAnsi="Arial" w:cs="Arial"/>
                <w:color w:val="000000"/>
                <w:sz w:val="22"/>
                <w:szCs w:val="22"/>
              </w:rPr>
            </w:pPr>
          </w:p>
        </w:tc>
      </w:tr>
      <w:tr w:rsidR="00C8466D" w:rsidRPr="007F3D5B" w14:paraId="6679B498" w14:textId="77777777" w:rsidTr="00C8466D">
        <w:trPr>
          <w:trHeight w:val="320"/>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24D05F15" w14:textId="77777777" w:rsidR="00C8466D" w:rsidRPr="007F3D5B" w:rsidRDefault="00C8466D" w:rsidP="00C8466D">
            <w:pPr>
              <w:jc w:val="center"/>
              <w:rPr>
                <w:rFonts w:ascii="Arial" w:hAnsi="Arial" w:cs="Arial"/>
                <w:color w:val="000000"/>
                <w:sz w:val="22"/>
                <w:szCs w:val="22"/>
              </w:rPr>
            </w:pPr>
            <w:r w:rsidRPr="007F3D5B">
              <w:rPr>
                <w:rFonts w:ascii="Arial" w:hAnsi="Arial" w:cs="Arial"/>
                <w:color w:val="000000"/>
                <w:sz w:val="22"/>
                <w:szCs w:val="22"/>
              </w:rPr>
              <w:t>94C</w:t>
            </w:r>
          </w:p>
        </w:tc>
        <w:tc>
          <w:tcPr>
            <w:tcW w:w="1300" w:type="dxa"/>
            <w:tcBorders>
              <w:top w:val="nil"/>
              <w:left w:val="nil"/>
              <w:bottom w:val="single" w:sz="4" w:space="0" w:color="auto"/>
              <w:right w:val="single" w:sz="4" w:space="0" w:color="auto"/>
            </w:tcBorders>
            <w:shd w:val="clear" w:color="auto" w:fill="auto"/>
            <w:noWrap/>
            <w:vAlign w:val="center"/>
            <w:hideMark/>
          </w:tcPr>
          <w:p w14:paraId="68DC68C4" w14:textId="77777777" w:rsidR="00C8466D" w:rsidRPr="007F3D5B" w:rsidRDefault="00C8466D" w:rsidP="00C8466D">
            <w:pPr>
              <w:jc w:val="center"/>
              <w:rPr>
                <w:rFonts w:ascii="Arial" w:hAnsi="Arial" w:cs="Arial"/>
                <w:color w:val="000000"/>
                <w:sz w:val="22"/>
                <w:szCs w:val="22"/>
              </w:rPr>
            </w:pPr>
            <w:r w:rsidRPr="007F3D5B">
              <w:rPr>
                <w:rFonts w:ascii="Arial" w:hAnsi="Arial" w:cs="Arial"/>
                <w:color w:val="000000"/>
                <w:sz w:val="22"/>
                <w:szCs w:val="22"/>
              </w:rPr>
              <w:t>30s</w:t>
            </w:r>
          </w:p>
        </w:tc>
        <w:tc>
          <w:tcPr>
            <w:tcW w:w="130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AAC139F" w14:textId="77777777" w:rsidR="00C8466D" w:rsidRPr="007F3D5B" w:rsidRDefault="00C8466D" w:rsidP="00C8466D">
            <w:pPr>
              <w:jc w:val="center"/>
              <w:rPr>
                <w:rFonts w:ascii="Arial" w:hAnsi="Arial" w:cs="Arial"/>
                <w:color w:val="000000"/>
                <w:sz w:val="22"/>
                <w:szCs w:val="22"/>
              </w:rPr>
            </w:pPr>
            <w:r w:rsidRPr="007F3D5B">
              <w:rPr>
                <w:rFonts w:ascii="Arial" w:hAnsi="Arial" w:cs="Arial"/>
                <w:color w:val="000000"/>
                <w:sz w:val="22"/>
                <w:szCs w:val="22"/>
              </w:rPr>
              <w:t>5</w:t>
            </w:r>
          </w:p>
        </w:tc>
      </w:tr>
      <w:tr w:rsidR="00C8466D" w:rsidRPr="007F3D5B" w14:paraId="12E7D0FD" w14:textId="77777777" w:rsidTr="00C8466D">
        <w:trPr>
          <w:trHeight w:val="320"/>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14:paraId="66121265" w14:textId="77777777" w:rsidR="00C8466D" w:rsidRPr="007F3D5B" w:rsidRDefault="00C8466D" w:rsidP="00C8466D">
            <w:pPr>
              <w:jc w:val="center"/>
              <w:rPr>
                <w:rFonts w:ascii="Arial" w:hAnsi="Arial" w:cs="Arial"/>
                <w:color w:val="000000"/>
                <w:sz w:val="22"/>
                <w:szCs w:val="22"/>
              </w:rPr>
            </w:pPr>
            <w:r w:rsidRPr="007F3D5B">
              <w:rPr>
                <w:rFonts w:ascii="Arial" w:hAnsi="Arial" w:cs="Arial"/>
                <w:color w:val="000000"/>
                <w:sz w:val="22"/>
                <w:szCs w:val="22"/>
              </w:rPr>
              <w:t>70C</w:t>
            </w:r>
          </w:p>
        </w:tc>
        <w:tc>
          <w:tcPr>
            <w:tcW w:w="1300" w:type="dxa"/>
            <w:tcBorders>
              <w:top w:val="nil"/>
              <w:left w:val="nil"/>
              <w:bottom w:val="single" w:sz="4" w:space="0" w:color="auto"/>
              <w:right w:val="single" w:sz="4" w:space="0" w:color="auto"/>
            </w:tcBorders>
            <w:shd w:val="clear" w:color="auto" w:fill="auto"/>
            <w:noWrap/>
            <w:vAlign w:val="center"/>
            <w:hideMark/>
          </w:tcPr>
          <w:p w14:paraId="5E588B19" w14:textId="77777777" w:rsidR="00C8466D" w:rsidRPr="007F3D5B" w:rsidRDefault="00C8466D" w:rsidP="00C8466D">
            <w:pPr>
              <w:jc w:val="center"/>
              <w:rPr>
                <w:rFonts w:ascii="Arial" w:hAnsi="Arial" w:cs="Arial"/>
                <w:color w:val="000000"/>
                <w:sz w:val="22"/>
                <w:szCs w:val="22"/>
              </w:rPr>
            </w:pPr>
            <w:r w:rsidRPr="007F3D5B">
              <w:rPr>
                <w:rFonts w:ascii="Arial" w:hAnsi="Arial" w:cs="Arial"/>
                <w:color w:val="000000"/>
                <w:sz w:val="22"/>
                <w:szCs w:val="22"/>
              </w:rPr>
              <w:t>30s</w:t>
            </w:r>
          </w:p>
        </w:tc>
        <w:tc>
          <w:tcPr>
            <w:tcW w:w="1300" w:type="dxa"/>
            <w:vMerge/>
            <w:tcBorders>
              <w:top w:val="nil"/>
              <w:left w:val="single" w:sz="4" w:space="0" w:color="auto"/>
              <w:bottom w:val="single" w:sz="4" w:space="0" w:color="auto"/>
              <w:right w:val="single" w:sz="4" w:space="0" w:color="auto"/>
            </w:tcBorders>
            <w:vAlign w:val="center"/>
            <w:hideMark/>
          </w:tcPr>
          <w:p w14:paraId="05DD3931" w14:textId="77777777" w:rsidR="00C8466D" w:rsidRPr="007F3D5B" w:rsidRDefault="00C8466D" w:rsidP="00C8466D">
            <w:pPr>
              <w:rPr>
                <w:rFonts w:ascii="Arial" w:hAnsi="Arial" w:cs="Arial"/>
                <w:color w:val="000000"/>
                <w:sz w:val="22"/>
                <w:szCs w:val="22"/>
              </w:rPr>
            </w:pPr>
          </w:p>
        </w:tc>
      </w:tr>
      <w:tr w:rsidR="00C8466D" w:rsidRPr="007F3D5B" w14:paraId="686074F2" w14:textId="77777777" w:rsidTr="00C8466D">
        <w:trPr>
          <w:trHeight w:val="320"/>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14:paraId="624938A0" w14:textId="77777777" w:rsidR="00C8466D" w:rsidRPr="007F3D5B" w:rsidRDefault="00C8466D" w:rsidP="00C8466D">
            <w:pPr>
              <w:jc w:val="center"/>
              <w:rPr>
                <w:rFonts w:ascii="Arial" w:hAnsi="Arial" w:cs="Arial"/>
                <w:color w:val="000000"/>
                <w:sz w:val="22"/>
                <w:szCs w:val="22"/>
              </w:rPr>
            </w:pPr>
            <w:r w:rsidRPr="007F3D5B">
              <w:rPr>
                <w:rFonts w:ascii="Arial" w:hAnsi="Arial" w:cs="Arial"/>
                <w:color w:val="000000"/>
                <w:sz w:val="22"/>
                <w:szCs w:val="22"/>
              </w:rPr>
              <w:t>72C</w:t>
            </w:r>
          </w:p>
        </w:tc>
        <w:tc>
          <w:tcPr>
            <w:tcW w:w="1300" w:type="dxa"/>
            <w:tcBorders>
              <w:top w:val="nil"/>
              <w:left w:val="nil"/>
              <w:bottom w:val="single" w:sz="4" w:space="0" w:color="auto"/>
              <w:right w:val="single" w:sz="4" w:space="0" w:color="auto"/>
            </w:tcBorders>
            <w:shd w:val="clear" w:color="auto" w:fill="auto"/>
            <w:noWrap/>
            <w:vAlign w:val="center"/>
            <w:hideMark/>
          </w:tcPr>
          <w:p w14:paraId="2E0E2D3D" w14:textId="77777777" w:rsidR="00C8466D" w:rsidRPr="007F3D5B" w:rsidRDefault="00C8466D" w:rsidP="00C8466D">
            <w:pPr>
              <w:jc w:val="center"/>
              <w:rPr>
                <w:rFonts w:ascii="Arial" w:hAnsi="Arial" w:cs="Arial"/>
                <w:color w:val="000000"/>
                <w:sz w:val="22"/>
                <w:szCs w:val="22"/>
              </w:rPr>
            </w:pPr>
            <w:r w:rsidRPr="007F3D5B">
              <w:rPr>
                <w:rFonts w:ascii="Arial" w:hAnsi="Arial" w:cs="Arial"/>
                <w:color w:val="000000"/>
                <w:sz w:val="22"/>
                <w:szCs w:val="22"/>
              </w:rPr>
              <w:t>3 min</w:t>
            </w:r>
          </w:p>
        </w:tc>
        <w:tc>
          <w:tcPr>
            <w:tcW w:w="1300" w:type="dxa"/>
            <w:vMerge/>
            <w:tcBorders>
              <w:top w:val="nil"/>
              <w:left w:val="single" w:sz="4" w:space="0" w:color="auto"/>
              <w:bottom w:val="single" w:sz="4" w:space="0" w:color="auto"/>
              <w:right w:val="single" w:sz="4" w:space="0" w:color="auto"/>
            </w:tcBorders>
            <w:vAlign w:val="center"/>
            <w:hideMark/>
          </w:tcPr>
          <w:p w14:paraId="70EA5233" w14:textId="77777777" w:rsidR="00C8466D" w:rsidRPr="007F3D5B" w:rsidRDefault="00C8466D" w:rsidP="00C8466D">
            <w:pPr>
              <w:rPr>
                <w:rFonts w:ascii="Arial" w:hAnsi="Arial" w:cs="Arial"/>
                <w:color w:val="000000"/>
                <w:sz w:val="22"/>
                <w:szCs w:val="22"/>
              </w:rPr>
            </w:pPr>
          </w:p>
        </w:tc>
      </w:tr>
      <w:tr w:rsidR="00C8466D" w:rsidRPr="007F3D5B" w14:paraId="0D3A6667" w14:textId="77777777" w:rsidTr="00C8466D">
        <w:trPr>
          <w:trHeight w:val="320"/>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57736305" w14:textId="77777777" w:rsidR="00C8466D" w:rsidRPr="007F3D5B" w:rsidRDefault="00C8466D" w:rsidP="00C8466D">
            <w:pPr>
              <w:jc w:val="center"/>
              <w:rPr>
                <w:rFonts w:ascii="Arial" w:hAnsi="Arial" w:cs="Arial"/>
                <w:color w:val="000000"/>
                <w:sz w:val="22"/>
                <w:szCs w:val="22"/>
              </w:rPr>
            </w:pPr>
            <w:r w:rsidRPr="007F3D5B">
              <w:rPr>
                <w:rFonts w:ascii="Arial" w:hAnsi="Arial" w:cs="Arial"/>
                <w:color w:val="000000"/>
                <w:sz w:val="22"/>
                <w:szCs w:val="22"/>
              </w:rPr>
              <w:t>94C</w:t>
            </w:r>
          </w:p>
        </w:tc>
        <w:tc>
          <w:tcPr>
            <w:tcW w:w="1300" w:type="dxa"/>
            <w:tcBorders>
              <w:top w:val="nil"/>
              <w:left w:val="nil"/>
              <w:bottom w:val="single" w:sz="4" w:space="0" w:color="auto"/>
              <w:right w:val="single" w:sz="4" w:space="0" w:color="auto"/>
            </w:tcBorders>
            <w:shd w:val="clear" w:color="auto" w:fill="auto"/>
            <w:noWrap/>
            <w:vAlign w:val="center"/>
            <w:hideMark/>
          </w:tcPr>
          <w:p w14:paraId="00AAA15E" w14:textId="77777777" w:rsidR="00C8466D" w:rsidRPr="007F3D5B" w:rsidRDefault="00C8466D" w:rsidP="00C8466D">
            <w:pPr>
              <w:jc w:val="center"/>
              <w:rPr>
                <w:rFonts w:ascii="Arial" w:hAnsi="Arial" w:cs="Arial"/>
                <w:color w:val="000000"/>
                <w:sz w:val="22"/>
                <w:szCs w:val="22"/>
              </w:rPr>
            </w:pPr>
            <w:r w:rsidRPr="007F3D5B">
              <w:rPr>
                <w:rFonts w:ascii="Arial" w:hAnsi="Arial" w:cs="Arial"/>
                <w:color w:val="000000"/>
                <w:sz w:val="22"/>
                <w:szCs w:val="22"/>
              </w:rPr>
              <w:t>30s</w:t>
            </w:r>
          </w:p>
        </w:tc>
        <w:tc>
          <w:tcPr>
            <w:tcW w:w="130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CFD51DD" w14:textId="77777777" w:rsidR="00C8466D" w:rsidRPr="007F3D5B" w:rsidRDefault="00C8466D" w:rsidP="00C8466D">
            <w:pPr>
              <w:jc w:val="center"/>
              <w:rPr>
                <w:rFonts w:ascii="Arial" w:hAnsi="Arial" w:cs="Arial"/>
                <w:color w:val="000000"/>
                <w:sz w:val="22"/>
                <w:szCs w:val="22"/>
              </w:rPr>
            </w:pPr>
            <w:r w:rsidRPr="007F3D5B">
              <w:rPr>
                <w:rFonts w:ascii="Arial" w:hAnsi="Arial" w:cs="Arial"/>
                <w:color w:val="000000"/>
                <w:sz w:val="22"/>
                <w:szCs w:val="22"/>
              </w:rPr>
              <w:t>25</w:t>
            </w:r>
          </w:p>
        </w:tc>
      </w:tr>
      <w:tr w:rsidR="00C8466D" w:rsidRPr="007F3D5B" w14:paraId="4AA12242" w14:textId="77777777" w:rsidTr="00C8466D">
        <w:trPr>
          <w:trHeight w:val="320"/>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1477379A" w14:textId="77777777" w:rsidR="00C8466D" w:rsidRPr="007F3D5B" w:rsidRDefault="00C8466D" w:rsidP="00C8466D">
            <w:pPr>
              <w:jc w:val="center"/>
              <w:rPr>
                <w:rFonts w:ascii="Arial" w:hAnsi="Arial" w:cs="Arial"/>
                <w:color w:val="000000"/>
                <w:sz w:val="22"/>
                <w:szCs w:val="22"/>
              </w:rPr>
            </w:pPr>
            <w:r w:rsidRPr="007F3D5B">
              <w:rPr>
                <w:rFonts w:ascii="Arial" w:hAnsi="Arial" w:cs="Arial"/>
                <w:color w:val="000000"/>
                <w:sz w:val="22"/>
                <w:szCs w:val="22"/>
              </w:rPr>
              <w:t>68C</w:t>
            </w:r>
          </w:p>
        </w:tc>
        <w:tc>
          <w:tcPr>
            <w:tcW w:w="1300" w:type="dxa"/>
            <w:tcBorders>
              <w:top w:val="nil"/>
              <w:left w:val="nil"/>
              <w:bottom w:val="single" w:sz="4" w:space="0" w:color="auto"/>
              <w:right w:val="single" w:sz="4" w:space="0" w:color="auto"/>
            </w:tcBorders>
            <w:shd w:val="clear" w:color="auto" w:fill="auto"/>
            <w:noWrap/>
            <w:vAlign w:val="center"/>
            <w:hideMark/>
          </w:tcPr>
          <w:p w14:paraId="3C9CD74A" w14:textId="77777777" w:rsidR="00C8466D" w:rsidRPr="007F3D5B" w:rsidRDefault="00C8466D" w:rsidP="00C8466D">
            <w:pPr>
              <w:jc w:val="center"/>
              <w:rPr>
                <w:rFonts w:ascii="Arial" w:hAnsi="Arial" w:cs="Arial"/>
                <w:color w:val="000000"/>
                <w:sz w:val="22"/>
                <w:szCs w:val="22"/>
              </w:rPr>
            </w:pPr>
            <w:r w:rsidRPr="007F3D5B">
              <w:rPr>
                <w:rFonts w:ascii="Arial" w:hAnsi="Arial" w:cs="Arial"/>
                <w:color w:val="000000"/>
                <w:sz w:val="22"/>
                <w:szCs w:val="22"/>
              </w:rPr>
              <w:t>30s</w:t>
            </w:r>
          </w:p>
        </w:tc>
        <w:tc>
          <w:tcPr>
            <w:tcW w:w="1300" w:type="dxa"/>
            <w:vMerge/>
            <w:tcBorders>
              <w:top w:val="nil"/>
              <w:left w:val="single" w:sz="4" w:space="0" w:color="auto"/>
              <w:bottom w:val="single" w:sz="4" w:space="0" w:color="auto"/>
              <w:right w:val="single" w:sz="4" w:space="0" w:color="auto"/>
            </w:tcBorders>
            <w:vAlign w:val="center"/>
            <w:hideMark/>
          </w:tcPr>
          <w:p w14:paraId="67FC06E3" w14:textId="77777777" w:rsidR="00C8466D" w:rsidRPr="007F3D5B" w:rsidRDefault="00C8466D" w:rsidP="00C8466D">
            <w:pPr>
              <w:rPr>
                <w:rFonts w:ascii="Arial" w:hAnsi="Arial" w:cs="Arial"/>
                <w:color w:val="000000"/>
                <w:sz w:val="22"/>
                <w:szCs w:val="22"/>
              </w:rPr>
            </w:pPr>
          </w:p>
        </w:tc>
      </w:tr>
      <w:tr w:rsidR="00C8466D" w:rsidRPr="007F3D5B" w14:paraId="70993B7E" w14:textId="77777777" w:rsidTr="00C8466D">
        <w:trPr>
          <w:trHeight w:val="320"/>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22AC181E" w14:textId="77777777" w:rsidR="00C8466D" w:rsidRPr="007F3D5B" w:rsidRDefault="00C8466D" w:rsidP="00C8466D">
            <w:pPr>
              <w:jc w:val="center"/>
              <w:rPr>
                <w:rFonts w:ascii="Arial" w:hAnsi="Arial" w:cs="Arial"/>
                <w:color w:val="000000"/>
                <w:sz w:val="22"/>
                <w:szCs w:val="22"/>
              </w:rPr>
            </w:pPr>
            <w:r w:rsidRPr="007F3D5B">
              <w:rPr>
                <w:rFonts w:ascii="Arial" w:hAnsi="Arial" w:cs="Arial"/>
                <w:color w:val="000000"/>
                <w:sz w:val="22"/>
                <w:szCs w:val="22"/>
              </w:rPr>
              <w:t>72C</w:t>
            </w:r>
          </w:p>
        </w:tc>
        <w:tc>
          <w:tcPr>
            <w:tcW w:w="1300" w:type="dxa"/>
            <w:tcBorders>
              <w:top w:val="nil"/>
              <w:left w:val="nil"/>
              <w:bottom w:val="single" w:sz="4" w:space="0" w:color="auto"/>
              <w:right w:val="single" w:sz="4" w:space="0" w:color="auto"/>
            </w:tcBorders>
            <w:shd w:val="clear" w:color="auto" w:fill="auto"/>
            <w:noWrap/>
            <w:vAlign w:val="center"/>
            <w:hideMark/>
          </w:tcPr>
          <w:p w14:paraId="3F25FE15" w14:textId="77777777" w:rsidR="00C8466D" w:rsidRPr="007F3D5B" w:rsidRDefault="00C8466D" w:rsidP="00C8466D">
            <w:pPr>
              <w:jc w:val="center"/>
              <w:rPr>
                <w:rFonts w:ascii="Arial" w:hAnsi="Arial" w:cs="Arial"/>
                <w:color w:val="000000"/>
                <w:sz w:val="22"/>
                <w:szCs w:val="22"/>
              </w:rPr>
            </w:pPr>
            <w:r w:rsidRPr="007F3D5B">
              <w:rPr>
                <w:rFonts w:ascii="Arial" w:hAnsi="Arial" w:cs="Arial"/>
                <w:color w:val="000000"/>
                <w:sz w:val="22"/>
                <w:szCs w:val="22"/>
              </w:rPr>
              <w:t>3 min</w:t>
            </w:r>
          </w:p>
        </w:tc>
        <w:tc>
          <w:tcPr>
            <w:tcW w:w="1300" w:type="dxa"/>
            <w:vMerge/>
            <w:tcBorders>
              <w:top w:val="nil"/>
              <w:left w:val="single" w:sz="4" w:space="0" w:color="auto"/>
              <w:bottom w:val="single" w:sz="4" w:space="0" w:color="auto"/>
              <w:right w:val="single" w:sz="4" w:space="0" w:color="auto"/>
            </w:tcBorders>
            <w:vAlign w:val="center"/>
            <w:hideMark/>
          </w:tcPr>
          <w:p w14:paraId="2F913489" w14:textId="77777777" w:rsidR="00C8466D" w:rsidRPr="007F3D5B" w:rsidRDefault="00C8466D" w:rsidP="00C8466D">
            <w:pPr>
              <w:rPr>
                <w:rFonts w:ascii="Arial" w:hAnsi="Arial" w:cs="Arial"/>
                <w:color w:val="000000"/>
                <w:sz w:val="22"/>
                <w:szCs w:val="22"/>
              </w:rPr>
            </w:pPr>
          </w:p>
        </w:tc>
      </w:tr>
    </w:tbl>
    <w:p w14:paraId="418C34CE" w14:textId="77777777" w:rsidR="00C8466D" w:rsidRPr="007F3D5B" w:rsidRDefault="00C8466D" w:rsidP="00C8466D">
      <w:pPr>
        <w:rPr>
          <w:rFonts w:ascii="Arial" w:hAnsi="Arial" w:cs="Arial"/>
          <w:color w:val="000000"/>
        </w:rPr>
      </w:pPr>
    </w:p>
    <w:p w14:paraId="3AD28932" w14:textId="77777777" w:rsidR="00C8466D" w:rsidRPr="007F3D5B" w:rsidRDefault="00C8466D" w:rsidP="00C8466D">
      <w:pPr>
        <w:rPr>
          <w:rFonts w:ascii="Arial" w:hAnsi="Arial" w:cs="Arial"/>
          <w:sz w:val="22"/>
          <w:szCs w:val="22"/>
        </w:rPr>
      </w:pPr>
      <w:r w:rsidRPr="007F3D5B">
        <w:rPr>
          <w:rFonts w:ascii="Arial" w:hAnsi="Arial" w:cs="Arial"/>
          <w:sz w:val="22"/>
          <w:szCs w:val="22"/>
        </w:rPr>
        <w:t xml:space="preserve">**Consider using touchdown PCR as in </w:t>
      </w:r>
      <w:r w:rsidRPr="007F3D5B">
        <w:rPr>
          <w:rFonts w:ascii="Arial" w:hAnsi="Arial" w:cs="Arial"/>
          <w:i/>
          <w:sz w:val="22"/>
          <w:szCs w:val="22"/>
        </w:rPr>
        <w:t>Riddell lab</w:t>
      </w:r>
      <w:r w:rsidRPr="007F3D5B">
        <w:rPr>
          <w:rFonts w:ascii="Arial" w:hAnsi="Arial" w:cs="Arial"/>
          <w:sz w:val="22"/>
          <w:szCs w:val="22"/>
        </w:rPr>
        <w:t xml:space="preserve"> protocol if this doesn’t work. Touchdown PCR is programmed into the shared BioRad thermal cycler. </w:t>
      </w:r>
      <w:commentRangeStart w:id="31"/>
      <w:r w:rsidRPr="007F3D5B">
        <w:rPr>
          <w:rFonts w:ascii="Arial" w:hAnsi="Arial" w:cs="Arial"/>
          <w:sz w:val="22"/>
          <w:szCs w:val="22"/>
          <w:highlight w:val="yellow"/>
        </w:rPr>
        <w:t>Need more details</w:t>
      </w:r>
      <w:r w:rsidRPr="007F3D5B">
        <w:rPr>
          <w:rFonts w:ascii="Arial" w:hAnsi="Arial" w:cs="Arial"/>
          <w:sz w:val="22"/>
          <w:szCs w:val="22"/>
        </w:rPr>
        <w:t>.</w:t>
      </w:r>
      <w:commentRangeEnd w:id="31"/>
      <w:r w:rsidRPr="007F3D5B">
        <w:rPr>
          <w:rStyle w:val="CommentReference"/>
          <w:rFonts w:ascii="Arial" w:eastAsiaTheme="minorEastAsia" w:hAnsi="Arial" w:cs="Arial"/>
          <w:sz w:val="22"/>
          <w:szCs w:val="22"/>
          <w:lang w:eastAsia="ja-JP"/>
        </w:rPr>
        <w:commentReference w:id="31"/>
      </w:r>
    </w:p>
    <w:p w14:paraId="39E60C25" w14:textId="77777777" w:rsidR="00C8466D" w:rsidRPr="007F3D5B" w:rsidRDefault="00C8466D" w:rsidP="00C8466D">
      <w:pPr>
        <w:rPr>
          <w:rFonts w:ascii="Arial" w:hAnsi="Arial" w:cs="Arial"/>
          <w:sz w:val="22"/>
          <w:szCs w:val="22"/>
        </w:rPr>
      </w:pPr>
    </w:p>
    <w:p w14:paraId="496CBE22" w14:textId="77777777" w:rsidR="00C8466D" w:rsidRPr="007F3D5B" w:rsidRDefault="00C8466D" w:rsidP="00C8466D">
      <w:pPr>
        <w:rPr>
          <w:rFonts w:ascii="Arial" w:hAnsi="Arial" w:cs="Arial"/>
          <w:sz w:val="22"/>
          <w:szCs w:val="22"/>
        </w:rPr>
      </w:pPr>
      <w:r w:rsidRPr="007F3D5B">
        <w:rPr>
          <w:rFonts w:ascii="Arial" w:hAnsi="Arial" w:cs="Arial"/>
          <w:sz w:val="22"/>
          <w:szCs w:val="22"/>
        </w:rPr>
        <w:t>Other troubleshooting advice: Check to make sure that master mixes and recipes are correct for the version of the 5’/3’ SMARTer RACE kit and other reagents you are using—they may change.</w:t>
      </w:r>
    </w:p>
    <w:p w14:paraId="6BC6FE42" w14:textId="77777777" w:rsidR="00C8466D" w:rsidRPr="007F3D5B" w:rsidRDefault="00C8466D" w:rsidP="00C8466D">
      <w:pPr>
        <w:rPr>
          <w:rFonts w:ascii="Arial" w:hAnsi="Arial" w:cs="Arial"/>
          <w:sz w:val="22"/>
          <w:szCs w:val="22"/>
        </w:rPr>
      </w:pPr>
      <w:r w:rsidRPr="007F3D5B">
        <w:rPr>
          <w:rFonts w:ascii="Arial" w:hAnsi="Arial" w:cs="Arial"/>
          <w:sz w:val="22"/>
          <w:szCs w:val="22"/>
        </w:rPr>
        <w:t>Alternative Riddell lab protocol can be found in the Appendix.</w:t>
      </w:r>
    </w:p>
    <w:p w14:paraId="4C1516FF" w14:textId="77777777" w:rsidR="00C8466D" w:rsidRPr="007F3D5B" w:rsidRDefault="00C8466D" w:rsidP="00C8466D">
      <w:pPr>
        <w:rPr>
          <w:rFonts w:ascii="Arial" w:eastAsiaTheme="majorEastAsia" w:hAnsi="Arial" w:cs="Arial"/>
          <w:color w:val="2F5496" w:themeColor="accent1" w:themeShade="BF"/>
          <w:sz w:val="26"/>
          <w:szCs w:val="26"/>
        </w:rPr>
      </w:pPr>
      <w:r w:rsidRPr="007F3D5B">
        <w:rPr>
          <w:rFonts w:ascii="Arial" w:hAnsi="Arial" w:cs="Arial"/>
        </w:rPr>
        <w:br w:type="page"/>
      </w:r>
    </w:p>
    <w:p w14:paraId="1A784752" w14:textId="1689041B" w:rsidR="00ED5B02" w:rsidRPr="00B54EA2" w:rsidRDefault="008033EA" w:rsidP="00B54EA2">
      <w:pPr>
        <w:spacing w:after="150" w:line="360" w:lineRule="auto"/>
        <w:jc w:val="both"/>
        <w:rPr>
          <w:rFonts w:ascii="Arial" w:hAnsi="Arial" w:cs="Arial"/>
          <w:color w:val="1F3763" w:themeColor="accent1" w:themeShade="7F"/>
        </w:rPr>
      </w:pPr>
      <w:r>
        <w:rPr>
          <w:rFonts w:ascii="Arial" w:hAnsi="Arial" w:cs="Arial"/>
          <w:color w:val="1F3763" w:themeColor="accent1" w:themeShade="7F"/>
        </w:rPr>
        <w:lastRenderedPageBreak/>
        <w:t>Nucleic acid</w:t>
      </w:r>
      <w:r w:rsidR="00BC7A3A" w:rsidRPr="00174681">
        <w:rPr>
          <w:rFonts w:ascii="Arial" w:hAnsi="Arial" w:cs="Arial"/>
          <w:color w:val="1F3763" w:themeColor="accent1" w:themeShade="7F"/>
        </w:rPr>
        <w:t xml:space="preserve"> quantification using Nanodrop Thermo Fisher 2000/2000c Spectrophotometer:</w:t>
      </w:r>
    </w:p>
    <w:p w14:paraId="6406A94C" w14:textId="77777777" w:rsidR="00BC7A3A" w:rsidRPr="00777A0A" w:rsidRDefault="00BC7A3A" w:rsidP="005413FC">
      <w:pPr>
        <w:pStyle w:val="ListParagraph"/>
        <w:numPr>
          <w:ilvl w:val="1"/>
          <w:numId w:val="29"/>
        </w:numPr>
        <w:spacing w:after="150" w:line="360" w:lineRule="auto"/>
        <w:contextualSpacing w:val="0"/>
        <w:jc w:val="both"/>
        <w:rPr>
          <w:rFonts w:ascii="Arial" w:hAnsi="Arial" w:cs="Arial"/>
          <w:color w:val="000000"/>
        </w:rPr>
      </w:pPr>
      <w:r w:rsidRPr="00777A0A">
        <w:rPr>
          <w:rFonts w:ascii="Arial" w:hAnsi="Arial" w:cs="Arial"/>
          <w:color w:val="000000"/>
        </w:rPr>
        <w:t>Sign in on the computer attached to the Spectrophotometer.</w:t>
      </w:r>
    </w:p>
    <w:p w14:paraId="6E99B4CE" w14:textId="77777777" w:rsidR="00BC7A3A" w:rsidRPr="00777A0A" w:rsidRDefault="00BC7A3A" w:rsidP="005413FC">
      <w:pPr>
        <w:pStyle w:val="ListParagraph"/>
        <w:numPr>
          <w:ilvl w:val="1"/>
          <w:numId w:val="29"/>
        </w:numPr>
        <w:spacing w:after="150" w:line="360" w:lineRule="auto"/>
        <w:contextualSpacing w:val="0"/>
        <w:jc w:val="both"/>
        <w:rPr>
          <w:rFonts w:ascii="Arial" w:hAnsi="Arial" w:cs="Arial"/>
          <w:color w:val="000000"/>
        </w:rPr>
      </w:pPr>
      <w:r w:rsidRPr="00777A0A">
        <w:rPr>
          <w:rFonts w:ascii="Arial" w:hAnsi="Arial" w:cs="Arial"/>
          <w:color w:val="000000"/>
        </w:rPr>
        <w:t>Wash the Spectrophotometer pedestal adding 2 μL of dwater to the lower pedestal and then lower the arm. Wait 30-60 seconds and lift the upper arm and use a wipe to vigorously scrub both the upper and lower pedestals.</w:t>
      </w:r>
    </w:p>
    <w:p w14:paraId="19BA27C4" w14:textId="77777777" w:rsidR="00BC7A3A" w:rsidRPr="00777A0A" w:rsidRDefault="00BC7A3A" w:rsidP="005413FC">
      <w:pPr>
        <w:pStyle w:val="ListParagraph"/>
        <w:numPr>
          <w:ilvl w:val="1"/>
          <w:numId w:val="29"/>
        </w:numPr>
        <w:spacing w:after="150" w:line="360" w:lineRule="auto"/>
        <w:contextualSpacing w:val="0"/>
        <w:jc w:val="both"/>
        <w:rPr>
          <w:rFonts w:ascii="Arial" w:hAnsi="Arial" w:cs="Arial"/>
          <w:color w:val="000000"/>
        </w:rPr>
      </w:pPr>
      <w:r w:rsidRPr="00777A0A">
        <w:rPr>
          <w:rFonts w:ascii="Arial" w:hAnsi="Arial" w:cs="Arial"/>
          <w:color w:val="000000"/>
        </w:rPr>
        <w:t>Click on the Nanodrop icon to open the Spectrophotometer software.</w:t>
      </w:r>
    </w:p>
    <w:p w14:paraId="15945775" w14:textId="24ED840B" w:rsidR="00BC7A3A" w:rsidRPr="00777A0A" w:rsidRDefault="00BC7A3A" w:rsidP="005413FC">
      <w:pPr>
        <w:pStyle w:val="ListParagraph"/>
        <w:numPr>
          <w:ilvl w:val="1"/>
          <w:numId w:val="29"/>
        </w:numPr>
        <w:spacing w:after="150" w:line="360" w:lineRule="auto"/>
        <w:contextualSpacing w:val="0"/>
        <w:jc w:val="both"/>
        <w:rPr>
          <w:rFonts w:ascii="Arial" w:hAnsi="Arial" w:cs="Arial"/>
          <w:color w:val="000000"/>
        </w:rPr>
      </w:pPr>
      <w:r w:rsidRPr="00777A0A">
        <w:rPr>
          <w:rFonts w:ascii="Arial" w:hAnsi="Arial" w:cs="Arial"/>
          <w:color w:val="000000"/>
        </w:rPr>
        <w:t xml:space="preserve">Select the Nucleic acid bottom for DNA </w:t>
      </w:r>
      <w:r w:rsidR="00853068">
        <w:rPr>
          <w:rFonts w:ascii="Arial" w:hAnsi="Arial" w:cs="Arial"/>
          <w:color w:val="000000"/>
        </w:rPr>
        <w:t xml:space="preserve">or RNA </w:t>
      </w:r>
      <w:r w:rsidRPr="00777A0A">
        <w:rPr>
          <w:rFonts w:ascii="Arial" w:hAnsi="Arial" w:cs="Arial"/>
          <w:color w:val="000000"/>
        </w:rPr>
        <w:t>quantification.</w:t>
      </w:r>
    </w:p>
    <w:p w14:paraId="76EBE164" w14:textId="77777777" w:rsidR="00BC7A3A" w:rsidRPr="00777A0A" w:rsidRDefault="00BC7A3A" w:rsidP="005413FC">
      <w:pPr>
        <w:pStyle w:val="ListParagraph"/>
        <w:numPr>
          <w:ilvl w:val="1"/>
          <w:numId w:val="29"/>
        </w:numPr>
        <w:spacing w:after="150" w:line="360" w:lineRule="auto"/>
        <w:contextualSpacing w:val="0"/>
        <w:jc w:val="both"/>
        <w:rPr>
          <w:rFonts w:ascii="Arial" w:hAnsi="Arial" w:cs="Arial"/>
          <w:color w:val="000000"/>
        </w:rPr>
      </w:pPr>
      <w:r w:rsidRPr="00777A0A">
        <w:rPr>
          <w:rFonts w:ascii="Arial" w:hAnsi="Arial" w:cs="Arial"/>
          <w:color w:val="000000"/>
        </w:rPr>
        <w:t>Blank the Spectrophotometer adding 2 μL of the buffer that you used to resuspend your sample (TE, EB, dH2O). Lower the upper arm of the NanoDrop and click the “Blank” bottom on the software. Wait ~ 20 seconds for the blank measurement to be made. When is done, lift the upper arm and dry the pedestal with a wipe.</w:t>
      </w:r>
    </w:p>
    <w:p w14:paraId="5232BAE1" w14:textId="77777777" w:rsidR="00BC7A3A" w:rsidRPr="00777A0A" w:rsidRDefault="00BC7A3A" w:rsidP="005413FC">
      <w:pPr>
        <w:pStyle w:val="ListParagraph"/>
        <w:numPr>
          <w:ilvl w:val="1"/>
          <w:numId w:val="29"/>
        </w:numPr>
        <w:spacing w:after="150" w:line="360" w:lineRule="auto"/>
        <w:contextualSpacing w:val="0"/>
        <w:jc w:val="both"/>
        <w:rPr>
          <w:rFonts w:ascii="Arial" w:hAnsi="Arial" w:cs="Arial"/>
          <w:color w:val="000000"/>
        </w:rPr>
      </w:pPr>
      <w:r w:rsidRPr="00777A0A">
        <w:rPr>
          <w:rFonts w:ascii="Arial" w:hAnsi="Arial" w:cs="Arial"/>
          <w:color w:val="000000"/>
        </w:rPr>
        <w:t>Measure your sample adding 2 μL of your sample to the lower pedestal, then lower the arm. Click the “measure” bottom on the software and wait ~ 20 seconds for the measurement. When is done, lift the upper arm and dry the pedestal.</w:t>
      </w:r>
    </w:p>
    <w:p w14:paraId="7F3825D2" w14:textId="77777777" w:rsidR="00BC7A3A" w:rsidRPr="00777A0A" w:rsidRDefault="00BC7A3A" w:rsidP="005413FC">
      <w:pPr>
        <w:pStyle w:val="ListParagraph"/>
        <w:numPr>
          <w:ilvl w:val="1"/>
          <w:numId w:val="29"/>
        </w:numPr>
        <w:spacing w:after="150" w:line="360" w:lineRule="auto"/>
        <w:contextualSpacing w:val="0"/>
        <w:jc w:val="both"/>
        <w:rPr>
          <w:rFonts w:ascii="Arial" w:hAnsi="Arial" w:cs="Arial"/>
          <w:color w:val="000000"/>
        </w:rPr>
      </w:pPr>
      <w:r w:rsidRPr="00777A0A">
        <w:rPr>
          <w:rFonts w:ascii="Arial" w:hAnsi="Arial" w:cs="Arial"/>
          <w:color w:val="000000"/>
        </w:rPr>
        <w:t>Clean the pedestal adding 2 μL of purified water to the lower pedestal ad then lower the arm. Wait 30-60 seconds and lift the upper arm and use a wipe to vigorously scrub both the upper and lower pedestals.</w:t>
      </w:r>
    </w:p>
    <w:p w14:paraId="280FF28F" w14:textId="77777777" w:rsidR="00BC7A3A" w:rsidRPr="00777A0A" w:rsidRDefault="00BC7A3A" w:rsidP="005413FC">
      <w:pPr>
        <w:pStyle w:val="ListParagraph"/>
        <w:numPr>
          <w:ilvl w:val="1"/>
          <w:numId w:val="29"/>
        </w:numPr>
        <w:spacing w:after="150" w:line="360" w:lineRule="auto"/>
        <w:contextualSpacing w:val="0"/>
        <w:jc w:val="both"/>
        <w:rPr>
          <w:rFonts w:ascii="Arial" w:hAnsi="Arial" w:cs="Arial"/>
          <w:color w:val="000000"/>
        </w:rPr>
      </w:pPr>
      <w:r w:rsidRPr="00777A0A">
        <w:rPr>
          <w:rFonts w:ascii="Arial" w:hAnsi="Arial" w:cs="Arial"/>
          <w:color w:val="000000"/>
        </w:rPr>
        <w:t>Analyze results: purity ratios are important indicators of sample quality:</w:t>
      </w:r>
    </w:p>
    <w:p w14:paraId="06D928CD" w14:textId="77777777" w:rsidR="00BC7A3A" w:rsidRPr="00777A0A" w:rsidRDefault="00BC7A3A" w:rsidP="005413FC">
      <w:pPr>
        <w:pStyle w:val="ListParagraph"/>
        <w:numPr>
          <w:ilvl w:val="2"/>
          <w:numId w:val="29"/>
        </w:numPr>
        <w:spacing w:after="150" w:line="360" w:lineRule="auto"/>
        <w:ind w:left="1620"/>
        <w:contextualSpacing w:val="0"/>
        <w:jc w:val="both"/>
        <w:rPr>
          <w:rFonts w:ascii="Arial" w:hAnsi="Arial" w:cs="Arial"/>
          <w:color w:val="000000"/>
        </w:rPr>
      </w:pPr>
      <w:r w:rsidRPr="00777A0A">
        <w:rPr>
          <w:rFonts w:ascii="Arial" w:hAnsi="Arial" w:cs="Arial"/>
          <w:color w:val="000000"/>
        </w:rPr>
        <w:t>260/280 Ratio: A 260/280 ration of ~ 1.8 is generally accepted as “pure” DNA.</w:t>
      </w:r>
    </w:p>
    <w:p w14:paraId="76D32398" w14:textId="3CB98A91" w:rsidR="00BC7A3A" w:rsidRPr="00B54EA2" w:rsidRDefault="00BC7A3A" w:rsidP="005413FC">
      <w:pPr>
        <w:pStyle w:val="ListParagraph"/>
        <w:numPr>
          <w:ilvl w:val="2"/>
          <w:numId w:val="29"/>
        </w:numPr>
        <w:spacing w:after="150" w:line="360" w:lineRule="auto"/>
        <w:ind w:left="1620"/>
        <w:contextualSpacing w:val="0"/>
        <w:jc w:val="both"/>
        <w:rPr>
          <w:rFonts w:ascii="Arial" w:hAnsi="Arial" w:cs="Arial"/>
          <w:color w:val="000000"/>
        </w:rPr>
      </w:pPr>
      <w:r w:rsidRPr="00777A0A">
        <w:rPr>
          <w:rFonts w:ascii="Arial" w:hAnsi="Arial" w:cs="Arial"/>
          <w:color w:val="000000"/>
        </w:rPr>
        <w:t>260/230 Ratio:  The 260/230 values for a “pure” nucleic acid are often in the range of 1.8 – 2.2.</w:t>
      </w:r>
    </w:p>
    <w:p w14:paraId="1D096C37" w14:textId="77777777" w:rsidR="00BC7A3A" w:rsidRPr="00777A0A" w:rsidRDefault="00BC7A3A" w:rsidP="00BC7A3A">
      <w:pPr>
        <w:spacing w:line="360" w:lineRule="auto"/>
        <w:ind w:left="720"/>
        <w:jc w:val="both"/>
        <w:rPr>
          <w:rFonts w:ascii="Arial" w:hAnsi="Arial" w:cs="Arial"/>
          <w:color w:val="000000"/>
          <w:sz w:val="22"/>
          <w:szCs w:val="22"/>
        </w:rPr>
      </w:pPr>
      <w:r w:rsidRPr="00777A0A">
        <w:rPr>
          <w:rFonts w:ascii="Arial" w:hAnsi="Arial" w:cs="Arial"/>
          <w:color w:val="000000"/>
          <w:sz w:val="22"/>
          <w:szCs w:val="22"/>
        </w:rPr>
        <w:t>IMPORTANT: If the ratio is appreciably different than the accepted target described above, it may indicate the presence of protein, phenol or other contaminants that absorb strongly at or near 260 nm.</w:t>
      </w:r>
    </w:p>
    <w:p w14:paraId="0D894656" w14:textId="77777777" w:rsidR="00BC7A3A" w:rsidRPr="000F7A7A" w:rsidRDefault="00BC7A3A" w:rsidP="00BC7A3A">
      <w:pPr>
        <w:spacing w:line="360" w:lineRule="auto"/>
        <w:ind w:left="720"/>
        <w:jc w:val="both"/>
        <w:rPr>
          <w:rFonts w:asciiTheme="majorBidi" w:hAnsiTheme="majorBidi" w:cstheme="majorBidi"/>
        </w:rPr>
      </w:pPr>
    </w:p>
    <w:p w14:paraId="665C083D" w14:textId="77777777" w:rsidR="00BC7A3A" w:rsidRDefault="00BC7A3A" w:rsidP="00BC7A3A">
      <w:pPr>
        <w:pStyle w:val="ListParagraph"/>
        <w:spacing w:line="360" w:lineRule="auto"/>
        <w:ind w:left="0"/>
        <w:jc w:val="center"/>
        <w:rPr>
          <w:rFonts w:asciiTheme="majorBidi" w:hAnsiTheme="majorBidi" w:cstheme="majorBidi"/>
        </w:rPr>
      </w:pPr>
      <w:r>
        <w:rPr>
          <w:noProof/>
        </w:rPr>
        <w:drawing>
          <wp:inline distT="0" distB="0" distL="0" distR="0" wp14:anchorId="5853CCB9" wp14:editId="1BB018C4">
            <wp:extent cx="4019550" cy="1819533"/>
            <wp:effectExtent l="0" t="0" r="0" b="9525"/>
            <wp:docPr id="24" name="Picture 2" descr="Screen%20Shot%202018-04-24%20at%204.45.52%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29">
                      <a:extLst>
                        <a:ext uri="{28A0092B-C50C-407E-A947-70E740481C1C}">
                          <a14:useLocalDpi xmlns:a14="http://schemas.microsoft.com/office/drawing/2010/main" val="0"/>
                        </a:ext>
                      </a:extLst>
                    </a:blip>
                    <a:stretch>
                      <a:fillRect/>
                    </a:stretch>
                  </pic:blipFill>
                  <pic:spPr>
                    <a:xfrm>
                      <a:off x="0" y="0"/>
                      <a:ext cx="4019550" cy="1819533"/>
                    </a:xfrm>
                    <a:prstGeom prst="rect">
                      <a:avLst/>
                    </a:prstGeom>
                  </pic:spPr>
                </pic:pic>
              </a:graphicData>
            </a:graphic>
          </wp:inline>
        </w:drawing>
      </w:r>
    </w:p>
    <w:p w14:paraId="73B4F26F" w14:textId="77777777" w:rsidR="00BC7A3A" w:rsidRDefault="00BC7A3A" w:rsidP="00BC7A3A">
      <w:pPr>
        <w:pStyle w:val="ListParagraph"/>
        <w:spacing w:line="360" w:lineRule="auto"/>
        <w:ind w:left="0"/>
        <w:jc w:val="center"/>
        <w:rPr>
          <w:rFonts w:asciiTheme="majorBidi" w:hAnsiTheme="majorBidi" w:cstheme="majorBidi"/>
        </w:rPr>
      </w:pPr>
    </w:p>
    <w:p w14:paraId="7FC58A33" w14:textId="77777777" w:rsidR="00BC7A3A" w:rsidRDefault="00BC7A3A" w:rsidP="00BC7A3A"/>
    <w:p w14:paraId="60201990" w14:textId="4C728979" w:rsidR="00C8466D" w:rsidRPr="00465A11" w:rsidRDefault="00C8466D" w:rsidP="00BE5406">
      <w:pPr>
        <w:pStyle w:val="Heading3"/>
        <w:rPr>
          <w:rFonts w:ascii="Arial" w:eastAsia="Times New Roman" w:hAnsi="Arial" w:cs="Arial"/>
        </w:rPr>
      </w:pPr>
      <w:bookmarkStart w:id="32" w:name="_Toc79134765"/>
      <w:r w:rsidRPr="00D673E3">
        <w:rPr>
          <w:rFonts w:ascii="Arial" w:eastAsia="Times New Roman" w:hAnsi="Arial" w:cs="Arial"/>
        </w:rPr>
        <w:t>Topo cloning</w:t>
      </w:r>
      <w:r w:rsidRPr="00465A11">
        <w:rPr>
          <w:rFonts w:ascii="Arial" w:eastAsia="Times New Roman" w:hAnsi="Arial" w:cs="Arial"/>
        </w:rPr>
        <w:t xml:space="preserve"> and sequencing RACE-PCR products</w:t>
      </w:r>
      <w:bookmarkEnd w:id="32"/>
    </w:p>
    <w:p w14:paraId="754728AB" w14:textId="45F02EC4" w:rsidR="00C8466D" w:rsidRPr="00465A11" w:rsidRDefault="00C8466D" w:rsidP="00C8466D">
      <w:pPr>
        <w:rPr>
          <w:rFonts w:ascii="Arial" w:hAnsi="Arial" w:cs="Arial"/>
        </w:rPr>
      </w:pPr>
    </w:p>
    <w:p w14:paraId="2A3EFEC7" w14:textId="75804B8E" w:rsidR="00C8466D" w:rsidRPr="00465A11" w:rsidRDefault="00C8466D" w:rsidP="00C8466D">
      <w:pPr>
        <w:rPr>
          <w:rFonts w:ascii="Arial" w:hAnsi="Arial" w:cs="Arial"/>
        </w:rPr>
      </w:pPr>
      <w:r>
        <w:rPr>
          <w:noProof/>
        </w:rPr>
        <w:drawing>
          <wp:inline distT="0" distB="0" distL="0" distR="0" wp14:anchorId="7DB1388C" wp14:editId="32F4435B">
            <wp:extent cx="6858000" cy="1714500"/>
            <wp:effectExtent l="0" t="0" r="0" b="0"/>
            <wp:docPr id="11" name="Picture 11" descr="The Technology Behind TOPO Cloning | Thermo Fisher Scientific - 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pic:nvPicPr>
                  <pic:blipFill>
                    <a:blip r:embed="rId30">
                      <a:extLst>
                        <a:ext uri="{28A0092B-C50C-407E-A947-70E740481C1C}">
                          <a14:useLocalDpi xmlns:a14="http://schemas.microsoft.com/office/drawing/2010/main" val="0"/>
                        </a:ext>
                      </a:extLst>
                    </a:blip>
                    <a:stretch>
                      <a:fillRect/>
                    </a:stretch>
                  </pic:blipFill>
                  <pic:spPr>
                    <a:xfrm>
                      <a:off x="0" y="0"/>
                      <a:ext cx="6858000" cy="1714500"/>
                    </a:xfrm>
                    <a:prstGeom prst="rect">
                      <a:avLst/>
                    </a:prstGeom>
                  </pic:spPr>
                </pic:pic>
              </a:graphicData>
            </a:graphic>
          </wp:inline>
        </w:drawing>
      </w:r>
    </w:p>
    <w:p w14:paraId="55DF7CBF" w14:textId="6468345E" w:rsidR="00C8466D" w:rsidRPr="007F3D5B" w:rsidRDefault="00C8466D" w:rsidP="00465A11">
      <w:pPr>
        <w:rPr>
          <w:rFonts w:ascii="Arial" w:hAnsi="Arial" w:cs="Arial"/>
        </w:rPr>
      </w:pPr>
      <w:r>
        <w:rPr>
          <w:noProof/>
        </w:rPr>
        <w:drawing>
          <wp:inline distT="0" distB="0" distL="0" distR="0" wp14:anchorId="0CADE7EC" wp14:editId="5543E191">
            <wp:extent cx="2736850" cy="1670050"/>
            <wp:effectExtent l="0" t="0" r="6350" b="6350"/>
            <wp:docPr id="12" name="Picture 12"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pic:nvPicPr>
                  <pic:blipFill>
                    <a:blip r:embed="rId31">
                      <a:extLst>
                        <a:ext uri="{28A0092B-C50C-407E-A947-70E740481C1C}">
                          <a14:useLocalDpi xmlns:a14="http://schemas.microsoft.com/office/drawing/2010/main" val="0"/>
                        </a:ext>
                      </a:extLst>
                    </a:blip>
                    <a:stretch>
                      <a:fillRect/>
                    </a:stretch>
                  </pic:blipFill>
                  <pic:spPr>
                    <a:xfrm>
                      <a:off x="0" y="0"/>
                      <a:ext cx="2736850" cy="1670050"/>
                    </a:xfrm>
                    <a:prstGeom prst="rect">
                      <a:avLst/>
                    </a:prstGeom>
                  </pic:spPr>
                </pic:pic>
              </a:graphicData>
            </a:graphic>
          </wp:inline>
        </w:drawing>
      </w:r>
    </w:p>
    <w:p w14:paraId="4A819CDA" w14:textId="77777777" w:rsidR="00C8466D" w:rsidRPr="007F3D5B" w:rsidRDefault="00C8466D" w:rsidP="00C8466D">
      <w:pPr>
        <w:rPr>
          <w:rFonts w:ascii="Arial" w:hAnsi="Arial" w:cs="Arial"/>
        </w:rPr>
      </w:pPr>
    </w:p>
    <w:p w14:paraId="696B347B" w14:textId="77777777" w:rsidR="00C8466D" w:rsidRPr="007F3D5B" w:rsidRDefault="00C8466D" w:rsidP="005413FC">
      <w:pPr>
        <w:pStyle w:val="ListParagraph"/>
        <w:numPr>
          <w:ilvl w:val="0"/>
          <w:numId w:val="5"/>
        </w:numPr>
        <w:spacing w:after="0" w:line="240" w:lineRule="auto"/>
        <w:rPr>
          <w:rFonts w:ascii="Arial" w:hAnsi="Arial" w:cs="Arial"/>
          <w:color w:val="000000"/>
          <w:sz w:val="24"/>
          <w:szCs w:val="24"/>
        </w:rPr>
      </w:pPr>
      <w:r w:rsidRPr="007F3D5B">
        <w:rPr>
          <w:rFonts w:ascii="Arial" w:hAnsi="Arial" w:cs="Arial"/>
          <w:color w:val="000000"/>
        </w:rPr>
        <w:t xml:space="preserve">Run the cDNA PCR products on a 1% gel. </w:t>
      </w:r>
    </w:p>
    <w:p w14:paraId="50C931FE" w14:textId="77777777" w:rsidR="00C8466D" w:rsidRPr="007F3D5B" w:rsidRDefault="00C8466D" w:rsidP="00C8466D">
      <w:pPr>
        <w:pStyle w:val="ListParagraph"/>
        <w:spacing w:after="0" w:line="240" w:lineRule="auto"/>
        <w:ind w:left="360"/>
        <w:rPr>
          <w:rFonts w:ascii="Arial" w:hAnsi="Arial" w:cs="Arial"/>
          <w:color w:val="000000"/>
          <w:sz w:val="24"/>
          <w:szCs w:val="24"/>
        </w:rPr>
      </w:pPr>
    </w:p>
    <w:p w14:paraId="518FB8E9" w14:textId="77777777" w:rsidR="00C8466D" w:rsidRPr="007F3D5B" w:rsidRDefault="00C8466D" w:rsidP="005413FC">
      <w:pPr>
        <w:pStyle w:val="ListParagraph"/>
        <w:numPr>
          <w:ilvl w:val="0"/>
          <w:numId w:val="5"/>
        </w:numPr>
        <w:spacing w:after="0" w:line="240" w:lineRule="auto"/>
        <w:rPr>
          <w:rFonts w:ascii="Arial" w:hAnsi="Arial" w:cs="Arial"/>
          <w:color w:val="000000"/>
          <w:sz w:val="24"/>
          <w:szCs w:val="24"/>
        </w:rPr>
      </w:pPr>
      <w:r w:rsidRPr="007F3D5B">
        <w:rPr>
          <w:rFonts w:ascii="Arial" w:hAnsi="Arial" w:cs="Arial"/>
          <w:color w:val="000000"/>
        </w:rPr>
        <w:t xml:space="preserve">Cut out and purify the DNA using the Qiagen gel extraction and purification kit. Briefly: </w:t>
      </w:r>
    </w:p>
    <w:p w14:paraId="11B5A21B" w14:textId="77777777" w:rsidR="00C8466D" w:rsidRPr="007F3D5B" w:rsidRDefault="00C8466D" w:rsidP="005413FC">
      <w:pPr>
        <w:pStyle w:val="ListParagraph"/>
        <w:numPr>
          <w:ilvl w:val="1"/>
          <w:numId w:val="5"/>
        </w:numPr>
        <w:spacing w:after="0" w:line="240" w:lineRule="auto"/>
        <w:rPr>
          <w:rFonts w:ascii="Arial" w:hAnsi="Arial" w:cs="Arial"/>
          <w:color w:val="000000"/>
          <w:sz w:val="24"/>
          <w:szCs w:val="24"/>
        </w:rPr>
      </w:pPr>
      <w:r w:rsidRPr="007F3D5B">
        <w:rPr>
          <w:rFonts w:ascii="Arial" w:hAnsi="Arial" w:cs="Arial"/>
          <w:color w:val="000000"/>
        </w:rPr>
        <w:t>Weigh gel fragments in eppendorf tubes</w:t>
      </w:r>
    </w:p>
    <w:p w14:paraId="0018A906" w14:textId="2830F9BA" w:rsidR="00C8466D" w:rsidRPr="007F3D5B" w:rsidRDefault="00C8466D" w:rsidP="005413FC">
      <w:pPr>
        <w:pStyle w:val="ListParagraph"/>
        <w:numPr>
          <w:ilvl w:val="1"/>
          <w:numId w:val="5"/>
        </w:numPr>
        <w:spacing w:after="0" w:line="240" w:lineRule="auto"/>
        <w:rPr>
          <w:rFonts w:ascii="Arial" w:hAnsi="Arial" w:cs="Arial"/>
          <w:color w:val="000000"/>
          <w:sz w:val="24"/>
          <w:szCs w:val="24"/>
        </w:rPr>
      </w:pPr>
      <w:r w:rsidRPr="007F3D5B">
        <w:rPr>
          <w:rFonts w:ascii="Arial" w:hAnsi="Arial" w:cs="Arial"/>
          <w:color w:val="000000"/>
        </w:rPr>
        <w:t>Add 3x volume of Buffer 1 (where 1x volume corresponds to the weight of the gel fragment).</w:t>
      </w:r>
    </w:p>
    <w:p w14:paraId="4D18FC08" w14:textId="6E60C160" w:rsidR="00C8466D" w:rsidRPr="007F3D5B" w:rsidRDefault="00C8466D" w:rsidP="005413FC">
      <w:pPr>
        <w:pStyle w:val="ListParagraph"/>
        <w:numPr>
          <w:ilvl w:val="1"/>
          <w:numId w:val="5"/>
        </w:numPr>
        <w:spacing w:after="0" w:line="240" w:lineRule="auto"/>
        <w:rPr>
          <w:rFonts w:ascii="Arial" w:hAnsi="Arial" w:cs="Arial"/>
          <w:color w:val="000000"/>
          <w:sz w:val="24"/>
          <w:szCs w:val="24"/>
        </w:rPr>
      </w:pPr>
      <w:r w:rsidRPr="007F3D5B">
        <w:rPr>
          <w:rFonts w:ascii="Arial" w:hAnsi="Arial" w:cs="Arial"/>
          <w:color w:val="000000"/>
        </w:rPr>
        <w:t>Dissolve gel piece by shaking at 42°C for 3-5 min.</w:t>
      </w:r>
      <w:r w:rsidR="00631B7D" w:rsidRPr="00631B7D">
        <w:rPr>
          <w:rFonts w:ascii="Arial" w:hAnsi="Arial" w:cs="Arial"/>
          <w:color w:val="000000"/>
        </w:rPr>
        <w:t xml:space="preserve"> </w:t>
      </w:r>
    </w:p>
    <w:p w14:paraId="5289A93B" w14:textId="77777777" w:rsidR="00C8466D" w:rsidRPr="007F3D5B" w:rsidRDefault="00C8466D" w:rsidP="005413FC">
      <w:pPr>
        <w:pStyle w:val="ListParagraph"/>
        <w:numPr>
          <w:ilvl w:val="1"/>
          <w:numId w:val="5"/>
        </w:numPr>
        <w:spacing w:after="0" w:line="240" w:lineRule="auto"/>
        <w:rPr>
          <w:rFonts w:ascii="Arial" w:hAnsi="Arial" w:cs="Arial"/>
          <w:color w:val="000000"/>
          <w:sz w:val="24"/>
          <w:szCs w:val="24"/>
        </w:rPr>
      </w:pPr>
      <w:r w:rsidRPr="007F3D5B">
        <w:rPr>
          <w:rFonts w:ascii="Arial" w:hAnsi="Arial" w:cs="Arial"/>
          <w:color w:val="000000"/>
        </w:rPr>
        <w:t>Add 1 x volume 2-propanol</w:t>
      </w:r>
    </w:p>
    <w:p w14:paraId="062E1A3F" w14:textId="77777777" w:rsidR="00C8466D" w:rsidRPr="007F3D5B" w:rsidRDefault="00C8466D" w:rsidP="005413FC">
      <w:pPr>
        <w:pStyle w:val="ListParagraph"/>
        <w:numPr>
          <w:ilvl w:val="1"/>
          <w:numId w:val="5"/>
        </w:numPr>
        <w:spacing w:after="0" w:line="240" w:lineRule="auto"/>
        <w:rPr>
          <w:rFonts w:ascii="Arial" w:hAnsi="Arial" w:cs="Arial"/>
          <w:color w:val="000000"/>
          <w:sz w:val="24"/>
          <w:szCs w:val="24"/>
        </w:rPr>
      </w:pPr>
      <w:r w:rsidRPr="007F3D5B">
        <w:rPr>
          <w:rFonts w:ascii="Arial" w:hAnsi="Arial" w:cs="Arial"/>
          <w:color w:val="000000"/>
        </w:rPr>
        <w:t>Load on column, spin briefly (Load &amp; spin multiple times as needed to load all of sample). Discard flow-through.</w:t>
      </w:r>
    </w:p>
    <w:p w14:paraId="31B1A640" w14:textId="73BDDB94" w:rsidR="00C8466D" w:rsidRPr="007F3D5B" w:rsidRDefault="00C8466D" w:rsidP="005413FC">
      <w:pPr>
        <w:pStyle w:val="ListParagraph"/>
        <w:numPr>
          <w:ilvl w:val="1"/>
          <w:numId w:val="5"/>
        </w:numPr>
        <w:spacing w:after="0" w:line="240" w:lineRule="auto"/>
        <w:rPr>
          <w:rFonts w:ascii="Arial" w:hAnsi="Arial" w:cs="Arial"/>
          <w:color w:val="000000"/>
          <w:sz w:val="24"/>
          <w:szCs w:val="24"/>
        </w:rPr>
      </w:pPr>
      <w:r w:rsidRPr="007F3D5B">
        <w:rPr>
          <w:rFonts w:ascii="Arial" w:hAnsi="Arial" w:cs="Arial"/>
          <w:color w:val="000000"/>
        </w:rPr>
        <w:t xml:space="preserve">Wash column with 750 </w:t>
      </w:r>
      <w:r w:rsidR="00631B7D" w:rsidRPr="00631B7D">
        <w:rPr>
          <w:rFonts w:ascii="Arial" w:hAnsi="Arial" w:cs="Arial"/>
          <w:color w:val="000000"/>
        </w:rPr>
        <w:t>μ</w:t>
      </w:r>
      <w:r w:rsidRPr="007F3D5B">
        <w:rPr>
          <w:rFonts w:ascii="Arial" w:hAnsi="Arial" w:cs="Arial"/>
          <w:color w:val="000000"/>
        </w:rPr>
        <w:t>L wash buffer. Discard flow through</w:t>
      </w:r>
    </w:p>
    <w:p w14:paraId="0743A40B" w14:textId="034D5DA3" w:rsidR="00C8466D" w:rsidRPr="007F3D5B" w:rsidRDefault="00C8466D" w:rsidP="005413FC">
      <w:pPr>
        <w:pStyle w:val="ListParagraph"/>
        <w:numPr>
          <w:ilvl w:val="1"/>
          <w:numId w:val="5"/>
        </w:numPr>
        <w:spacing w:after="0" w:line="240" w:lineRule="auto"/>
        <w:rPr>
          <w:rFonts w:ascii="Arial" w:hAnsi="Arial" w:cs="Arial"/>
          <w:color w:val="000000"/>
          <w:sz w:val="24"/>
          <w:szCs w:val="24"/>
        </w:rPr>
      </w:pPr>
      <w:r w:rsidRPr="007F3D5B">
        <w:rPr>
          <w:rFonts w:ascii="Arial" w:hAnsi="Arial" w:cs="Arial"/>
          <w:color w:val="000000"/>
        </w:rPr>
        <w:t xml:space="preserve">Transfer column to new eppendorf tube and elute DNA in 20 </w:t>
      </w:r>
      <w:r w:rsidR="00631B7D" w:rsidRPr="00631B7D">
        <w:rPr>
          <w:rFonts w:ascii="Arial" w:hAnsi="Arial" w:cs="Arial"/>
          <w:color w:val="000000"/>
        </w:rPr>
        <w:t>μ</w:t>
      </w:r>
      <w:r w:rsidRPr="007F3D5B">
        <w:rPr>
          <w:rFonts w:ascii="Arial" w:hAnsi="Arial" w:cs="Arial"/>
          <w:color w:val="000000"/>
        </w:rPr>
        <w:t>L nuclease free H2O by adding water directly to the filter, spin 1 min. at 14000 rpm</w:t>
      </w:r>
    </w:p>
    <w:p w14:paraId="48F8F5B7" w14:textId="77777777" w:rsidR="00C8466D" w:rsidRPr="007F3D5B" w:rsidRDefault="00C8466D" w:rsidP="00C8466D">
      <w:pPr>
        <w:pStyle w:val="ListParagraph"/>
        <w:spacing w:after="0" w:line="240" w:lineRule="auto"/>
        <w:ind w:left="1080"/>
        <w:rPr>
          <w:rFonts w:ascii="Arial" w:hAnsi="Arial" w:cs="Arial"/>
          <w:color w:val="000000"/>
          <w:sz w:val="24"/>
          <w:szCs w:val="24"/>
        </w:rPr>
      </w:pPr>
    </w:p>
    <w:p w14:paraId="11F73E68" w14:textId="77777777" w:rsidR="00C8466D" w:rsidRPr="007F3D5B" w:rsidRDefault="00C8466D" w:rsidP="005413FC">
      <w:pPr>
        <w:pStyle w:val="ListParagraph"/>
        <w:numPr>
          <w:ilvl w:val="0"/>
          <w:numId w:val="5"/>
        </w:numPr>
        <w:spacing w:after="0" w:line="240" w:lineRule="auto"/>
        <w:rPr>
          <w:rFonts w:ascii="Arial" w:hAnsi="Arial" w:cs="Arial"/>
          <w:color w:val="000000"/>
          <w:sz w:val="24"/>
          <w:szCs w:val="24"/>
        </w:rPr>
      </w:pPr>
      <w:commentRangeStart w:id="33"/>
      <w:r w:rsidRPr="007F3D5B">
        <w:rPr>
          <w:rFonts w:ascii="Arial" w:hAnsi="Arial" w:cs="Arial"/>
          <w:color w:val="000000"/>
        </w:rPr>
        <w:t>Clone PCR fragment into Topo vector (if desired).</w:t>
      </w:r>
      <w:commentRangeEnd w:id="33"/>
      <w:r w:rsidRPr="00AB4D17">
        <w:rPr>
          <w:rStyle w:val="CommentReference"/>
          <w:rFonts w:ascii="Arial" w:eastAsiaTheme="minorEastAsia" w:hAnsi="Arial" w:cs="Arial"/>
          <w:lang w:eastAsia="ja-JP"/>
        </w:rPr>
        <w:commentReference w:id="33"/>
      </w:r>
    </w:p>
    <w:p w14:paraId="5521D5DA" w14:textId="77777777" w:rsidR="00C8466D" w:rsidRPr="007F3D5B" w:rsidRDefault="00C8466D" w:rsidP="00C8466D">
      <w:pPr>
        <w:pStyle w:val="ListParagraph"/>
        <w:spacing w:after="0" w:line="240" w:lineRule="auto"/>
        <w:ind w:left="360"/>
        <w:rPr>
          <w:rFonts w:ascii="Arial" w:hAnsi="Arial" w:cs="Arial"/>
          <w:color w:val="000000"/>
          <w:sz w:val="24"/>
          <w:szCs w:val="24"/>
        </w:rPr>
      </w:pPr>
    </w:p>
    <w:p w14:paraId="0E15DD45" w14:textId="77777777" w:rsidR="00C8466D" w:rsidRPr="007F3D5B" w:rsidRDefault="00C8466D" w:rsidP="005413FC">
      <w:pPr>
        <w:pStyle w:val="ListParagraph"/>
        <w:numPr>
          <w:ilvl w:val="0"/>
          <w:numId w:val="5"/>
        </w:numPr>
        <w:spacing w:after="0" w:line="240" w:lineRule="auto"/>
        <w:rPr>
          <w:rFonts w:ascii="Arial" w:hAnsi="Arial" w:cs="Arial"/>
          <w:color w:val="000000"/>
          <w:sz w:val="14"/>
          <w:szCs w:val="14"/>
        </w:rPr>
      </w:pPr>
      <w:r w:rsidRPr="007F3D5B">
        <w:rPr>
          <w:rFonts w:ascii="Arial" w:hAnsi="Arial" w:cs="Arial"/>
          <w:color w:val="000000"/>
        </w:rPr>
        <w:t xml:space="preserve">Set up Big Dye sequencing mix: Use ¼ reaction recipe from FH Genomics Core sequencing instructions: </w:t>
      </w:r>
    </w:p>
    <w:tbl>
      <w:tblPr>
        <w:tblW w:w="6456" w:type="dxa"/>
        <w:tblInd w:w="434" w:type="dxa"/>
        <w:tblLook w:val="04A0" w:firstRow="1" w:lastRow="0" w:firstColumn="1" w:lastColumn="0" w:noHBand="0" w:noVBand="1"/>
      </w:tblPr>
      <w:tblGrid>
        <w:gridCol w:w="2801"/>
        <w:gridCol w:w="1800"/>
        <w:gridCol w:w="900"/>
        <w:gridCol w:w="955"/>
      </w:tblGrid>
      <w:tr w:rsidR="00C8466D" w:rsidRPr="007F3D5B" w14:paraId="08F4D328" w14:textId="77777777" w:rsidTr="00C8466D">
        <w:trPr>
          <w:trHeight w:val="320"/>
        </w:trPr>
        <w:tc>
          <w:tcPr>
            <w:tcW w:w="28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D66812" w14:textId="77777777" w:rsidR="00C8466D" w:rsidRPr="007F3D5B" w:rsidRDefault="00C8466D" w:rsidP="00C8466D">
            <w:pPr>
              <w:rPr>
                <w:rFonts w:ascii="Arial" w:hAnsi="Arial" w:cs="Arial"/>
                <w:b/>
                <w:bCs/>
                <w:color w:val="000000"/>
                <w:sz w:val="22"/>
                <w:szCs w:val="22"/>
              </w:rPr>
            </w:pPr>
            <w:r w:rsidRPr="007F3D5B">
              <w:rPr>
                <w:rFonts w:ascii="Arial" w:hAnsi="Arial" w:cs="Arial"/>
                <w:b/>
                <w:bCs/>
                <w:color w:val="000000"/>
                <w:sz w:val="22"/>
                <w:szCs w:val="22"/>
              </w:rPr>
              <w:t>RACE-PCR Seqencing</w:t>
            </w:r>
          </w:p>
        </w:tc>
        <w:tc>
          <w:tcPr>
            <w:tcW w:w="1800" w:type="dxa"/>
            <w:tcBorders>
              <w:top w:val="single" w:sz="4" w:space="0" w:color="auto"/>
              <w:left w:val="nil"/>
              <w:bottom w:val="single" w:sz="4" w:space="0" w:color="auto"/>
              <w:right w:val="single" w:sz="4" w:space="0" w:color="auto"/>
            </w:tcBorders>
            <w:shd w:val="clear" w:color="auto" w:fill="auto"/>
            <w:noWrap/>
            <w:vAlign w:val="bottom"/>
            <w:hideMark/>
          </w:tcPr>
          <w:p w14:paraId="776369BB" w14:textId="77777777" w:rsidR="00C8466D" w:rsidRPr="007F3D5B" w:rsidRDefault="00C8466D" w:rsidP="00C8466D">
            <w:pPr>
              <w:jc w:val="center"/>
              <w:rPr>
                <w:rFonts w:ascii="Arial" w:hAnsi="Arial" w:cs="Arial"/>
                <w:color w:val="000000"/>
                <w:sz w:val="22"/>
                <w:szCs w:val="22"/>
              </w:rPr>
            </w:pPr>
            <w:r w:rsidRPr="007F3D5B">
              <w:rPr>
                <w:rFonts w:ascii="Arial" w:hAnsi="Arial" w:cs="Arial"/>
                <w:color w:val="000000"/>
                <w:sz w:val="22"/>
                <w:szCs w:val="22"/>
              </w:rPr>
              <w:t>1X</w:t>
            </w:r>
          </w:p>
        </w:tc>
        <w:tc>
          <w:tcPr>
            <w:tcW w:w="900" w:type="dxa"/>
            <w:tcBorders>
              <w:top w:val="single" w:sz="4" w:space="0" w:color="auto"/>
              <w:left w:val="nil"/>
              <w:bottom w:val="single" w:sz="4" w:space="0" w:color="auto"/>
              <w:right w:val="nil"/>
            </w:tcBorders>
            <w:shd w:val="clear" w:color="auto" w:fill="auto"/>
            <w:noWrap/>
            <w:vAlign w:val="bottom"/>
            <w:hideMark/>
          </w:tcPr>
          <w:p w14:paraId="3BDC1A0E" w14:textId="77777777" w:rsidR="00C8466D" w:rsidRPr="007F3D5B" w:rsidRDefault="00C8466D" w:rsidP="00C8466D">
            <w:pPr>
              <w:jc w:val="right"/>
              <w:rPr>
                <w:rFonts w:ascii="Arial" w:hAnsi="Arial" w:cs="Arial"/>
                <w:color w:val="000000"/>
                <w:sz w:val="22"/>
                <w:szCs w:val="22"/>
              </w:rPr>
            </w:pPr>
          </w:p>
        </w:tc>
        <w:tc>
          <w:tcPr>
            <w:tcW w:w="955" w:type="dxa"/>
            <w:tcBorders>
              <w:top w:val="single" w:sz="4" w:space="0" w:color="auto"/>
              <w:left w:val="nil"/>
              <w:bottom w:val="single" w:sz="4" w:space="0" w:color="auto"/>
              <w:right w:val="single" w:sz="4" w:space="0" w:color="auto"/>
            </w:tcBorders>
            <w:shd w:val="clear" w:color="auto" w:fill="auto"/>
            <w:noWrap/>
            <w:vAlign w:val="bottom"/>
            <w:hideMark/>
          </w:tcPr>
          <w:p w14:paraId="05E04CF4" w14:textId="77777777" w:rsidR="00C8466D" w:rsidRPr="007F3D5B" w:rsidRDefault="00C8466D" w:rsidP="00C8466D">
            <w:pPr>
              <w:rPr>
                <w:rFonts w:ascii="Arial" w:hAnsi="Arial" w:cs="Arial"/>
                <w:color w:val="000000"/>
                <w:sz w:val="22"/>
                <w:szCs w:val="22"/>
              </w:rPr>
            </w:pPr>
            <w:r w:rsidRPr="007F3D5B">
              <w:rPr>
                <w:rFonts w:ascii="Arial" w:hAnsi="Arial" w:cs="Arial"/>
                <w:color w:val="000000"/>
                <w:sz w:val="22"/>
                <w:szCs w:val="22"/>
              </w:rPr>
              <w:t>X</w:t>
            </w:r>
          </w:p>
        </w:tc>
      </w:tr>
      <w:tr w:rsidR="00C8466D" w:rsidRPr="007F3D5B" w14:paraId="5E79CE6D" w14:textId="77777777" w:rsidTr="00C8466D">
        <w:trPr>
          <w:trHeight w:val="320"/>
        </w:trPr>
        <w:tc>
          <w:tcPr>
            <w:tcW w:w="2801" w:type="dxa"/>
            <w:tcBorders>
              <w:top w:val="nil"/>
              <w:left w:val="single" w:sz="4" w:space="0" w:color="auto"/>
              <w:bottom w:val="single" w:sz="4" w:space="0" w:color="auto"/>
              <w:right w:val="single" w:sz="4" w:space="0" w:color="auto"/>
            </w:tcBorders>
            <w:shd w:val="clear" w:color="auto" w:fill="auto"/>
            <w:noWrap/>
            <w:vAlign w:val="bottom"/>
            <w:hideMark/>
          </w:tcPr>
          <w:p w14:paraId="335566F2" w14:textId="77777777" w:rsidR="00C8466D" w:rsidRPr="007F3D5B" w:rsidRDefault="00C8466D" w:rsidP="00C8466D">
            <w:pPr>
              <w:rPr>
                <w:rFonts w:ascii="Arial" w:hAnsi="Arial" w:cs="Arial"/>
                <w:color w:val="000000"/>
                <w:sz w:val="22"/>
                <w:szCs w:val="22"/>
              </w:rPr>
            </w:pPr>
            <w:r w:rsidRPr="007F3D5B">
              <w:rPr>
                <w:rFonts w:ascii="Arial" w:hAnsi="Arial" w:cs="Arial"/>
                <w:color w:val="000000"/>
                <w:sz w:val="22"/>
                <w:szCs w:val="22"/>
              </w:rPr>
              <w:t>Big Dye reaction mix</w:t>
            </w:r>
          </w:p>
        </w:tc>
        <w:tc>
          <w:tcPr>
            <w:tcW w:w="1800" w:type="dxa"/>
            <w:tcBorders>
              <w:top w:val="nil"/>
              <w:left w:val="nil"/>
              <w:bottom w:val="single" w:sz="4" w:space="0" w:color="auto"/>
              <w:right w:val="single" w:sz="4" w:space="0" w:color="auto"/>
            </w:tcBorders>
            <w:shd w:val="clear" w:color="auto" w:fill="auto"/>
            <w:noWrap/>
            <w:vAlign w:val="bottom"/>
            <w:hideMark/>
          </w:tcPr>
          <w:p w14:paraId="6E5B1B57" w14:textId="14BC469B" w:rsidR="00C8466D" w:rsidRPr="007F3D5B" w:rsidRDefault="00C8466D" w:rsidP="00C8466D">
            <w:pPr>
              <w:jc w:val="center"/>
              <w:rPr>
                <w:rFonts w:ascii="Arial" w:hAnsi="Arial" w:cs="Arial"/>
                <w:color w:val="000000"/>
                <w:sz w:val="22"/>
                <w:szCs w:val="22"/>
              </w:rPr>
            </w:pPr>
            <w:r w:rsidRPr="007F3D5B">
              <w:rPr>
                <w:rFonts w:ascii="Arial" w:hAnsi="Arial" w:cs="Arial"/>
                <w:color w:val="000000"/>
                <w:sz w:val="22"/>
                <w:szCs w:val="22"/>
              </w:rPr>
              <w:t xml:space="preserve">2 </w:t>
            </w:r>
            <w:r w:rsidR="00631B7D" w:rsidRPr="00631B7D">
              <w:rPr>
                <w:rFonts w:ascii="Arial" w:hAnsi="Arial" w:cs="Arial"/>
                <w:color w:val="000000"/>
                <w:sz w:val="22"/>
                <w:szCs w:val="22"/>
              </w:rPr>
              <w:t>μ</w:t>
            </w:r>
            <w:r w:rsidRPr="007F3D5B">
              <w:rPr>
                <w:rFonts w:ascii="Arial" w:hAnsi="Arial" w:cs="Arial"/>
                <w:color w:val="000000"/>
                <w:sz w:val="22"/>
                <w:szCs w:val="22"/>
              </w:rPr>
              <w:t>l</w:t>
            </w:r>
          </w:p>
        </w:tc>
        <w:tc>
          <w:tcPr>
            <w:tcW w:w="1855"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3834D91C" w14:textId="77777777" w:rsidR="00C8466D" w:rsidRPr="007F3D5B" w:rsidRDefault="00C8466D" w:rsidP="00C8466D">
            <w:pPr>
              <w:jc w:val="center"/>
              <w:rPr>
                <w:rFonts w:ascii="Arial" w:hAnsi="Arial" w:cs="Arial"/>
                <w:color w:val="000000"/>
                <w:sz w:val="22"/>
                <w:szCs w:val="22"/>
              </w:rPr>
            </w:pPr>
          </w:p>
        </w:tc>
      </w:tr>
      <w:tr w:rsidR="00C8466D" w:rsidRPr="007F3D5B" w14:paraId="496CAAA4" w14:textId="77777777" w:rsidTr="00C8466D">
        <w:trPr>
          <w:trHeight w:val="320"/>
        </w:trPr>
        <w:tc>
          <w:tcPr>
            <w:tcW w:w="2801" w:type="dxa"/>
            <w:tcBorders>
              <w:top w:val="nil"/>
              <w:left w:val="single" w:sz="4" w:space="0" w:color="auto"/>
              <w:bottom w:val="single" w:sz="4" w:space="0" w:color="auto"/>
              <w:right w:val="single" w:sz="4" w:space="0" w:color="auto"/>
            </w:tcBorders>
            <w:shd w:val="clear" w:color="auto" w:fill="auto"/>
            <w:noWrap/>
            <w:vAlign w:val="bottom"/>
            <w:hideMark/>
          </w:tcPr>
          <w:p w14:paraId="01F121D7" w14:textId="77777777" w:rsidR="00C8466D" w:rsidRPr="007F3D5B" w:rsidRDefault="00C8466D" w:rsidP="00C8466D">
            <w:pPr>
              <w:rPr>
                <w:rFonts w:ascii="Arial" w:hAnsi="Arial" w:cs="Arial"/>
                <w:color w:val="000000"/>
                <w:sz w:val="22"/>
                <w:szCs w:val="22"/>
              </w:rPr>
            </w:pPr>
            <w:r w:rsidRPr="007F3D5B">
              <w:rPr>
                <w:rFonts w:ascii="Arial" w:hAnsi="Arial" w:cs="Arial"/>
                <w:color w:val="000000"/>
                <w:sz w:val="22"/>
                <w:szCs w:val="22"/>
              </w:rPr>
              <w:t>Primer**</w:t>
            </w:r>
          </w:p>
        </w:tc>
        <w:tc>
          <w:tcPr>
            <w:tcW w:w="1800" w:type="dxa"/>
            <w:tcBorders>
              <w:top w:val="nil"/>
              <w:left w:val="nil"/>
              <w:bottom w:val="single" w:sz="4" w:space="0" w:color="auto"/>
              <w:right w:val="single" w:sz="4" w:space="0" w:color="auto"/>
            </w:tcBorders>
            <w:shd w:val="clear" w:color="auto" w:fill="auto"/>
            <w:noWrap/>
            <w:vAlign w:val="bottom"/>
            <w:hideMark/>
          </w:tcPr>
          <w:p w14:paraId="1AABDA59" w14:textId="4DECBF6F" w:rsidR="00C8466D" w:rsidRPr="007F3D5B" w:rsidRDefault="00C8466D" w:rsidP="00C8466D">
            <w:pPr>
              <w:jc w:val="center"/>
              <w:rPr>
                <w:rFonts w:ascii="Arial" w:hAnsi="Arial" w:cs="Arial"/>
                <w:color w:val="000000"/>
                <w:sz w:val="22"/>
                <w:szCs w:val="22"/>
              </w:rPr>
            </w:pPr>
            <w:r w:rsidRPr="007F3D5B">
              <w:rPr>
                <w:rFonts w:ascii="Arial" w:hAnsi="Arial" w:cs="Arial"/>
                <w:color w:val="000000"/>
                <w:sz w:val="22"/>
                <w:szCs w:val="22"/>
              </w:rPr>
              <w:t>3-5 pmol (</w:t>
            </w:r>
            <w:r w:rsidR="00631B7D" w:rsidRPr="00631B7D">
              <w:rPr>
                <w:rFonts w:ascii="Arial" w:hAnsi="Arial" w:cs="Arial"/>
                <w:color w:val="000000"/>
                <w:sz w:val="22"/>
                <w:szCs w:val="22"/>
              </w:rPr>
              <w:t>μ</w:t>
            </w:r>
            <w:r w:rsidRPr="007F3D5B">
              <w:rPr>
                <w:rFonts w:ascii="Arial" w:hAnsi="Arial" w:cs="Arial"/>
                <w:color w:val="000000"/>
                <w:sz w:val="22"/>
                <w:szCs w:val="22"/>
              </w:rPr>
              <w:t>l:____)</w:t>
            </w:r>
          </w:p>
        </w:tc>
        <w:tc>
          <w:tcPr>
            <w:tcW w:w="1855"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4DE44660" w14:textId="77777777" w:rsidR="00C8466D" w:rsidRPr="007F3D5B" w:rsidRDefault="00C8466D" w:rsidP="00C8466D">
            <w:pPr>
              <w:jc w:val="center"/>
              <w:rPr>
                <w:rFonts w:ascii="Arial" w:hAnsi="Arial" w:cs="Arial"/>
                <w:color w:val="000000"/>
                <w:sz w:val="22"/>
                <w:szCs w:val="22"/>
              </w:rPr>
            </w:pPr>
          </w:p>
        </w:tc>
      </w:tr>
      <w:tr w:rsidR="00C8466D" w:rsidRPr="007F3D5B" w14:paraId="1E7A77BC" w14:textId="77777777" w:rsidTr="00C8466D">
        <w:trPr>
          <w:trHeight w:val="320"/>
        </w:trPr>
        <w:tc>
          <w:tcPr>
            <w:tcW w:w="2801" w:type="dxa"/>
            <w:tcBorders>
              <w:top w:val="nil"/>
              <w:left w:val="single" w:sz="4" w:space="0" w:color="auto"/>
              <w:bottom w:val="single" w:sz="4" w:space="0" w:color="auto"/>
              <w:right w:val="single" w:sz="4" w:space="0" w:color="auto"/>
            </w:tcBorders>
            <w:shd w:val="clear" w:color="auto" w:fill="auto"/>
            <w:noWrap/>
            <w:vAlign w:val="bottom"/>
            <w:hideMark/>
          </w:tcPr>
          <w:p w14:paraId="68DB2048" w14:textId="77777777" w:rsidR="00C8466D" w:rsidRPr="007F3D5B" w:rsidRDefault="00C8466D" w:rsidP="00C8466D">
            <w:pPr>
              <w:rPr>
                <w:rFonts w:ascii="Arial" w:hAnsi="Arial" w:cs="Arial"/>
                <w:color w:val="000000"/>
                <w:sz w:val="22"/>
                <w:szCs w:val="22"/>
              </w:rPr>
            </w:pPr>
            <w:r w:rsidRPr="007F3D5B">
              <w:rPr>
                <w:rFonts w:ascii="Arial" w:hAnsi="Arial" w:cs="Arial"/>
                <w:color w:val="000000"/>
                <w:sz w:val="22"/>
                <w:szCs w:val="22"/>
              </w:rPr>
              <w:t>DNA template</w:t>
            </w:r>
          </w:p>
        </w:tc>
        <w:tc>
          <w:tcPr>
            <w:tcW w:w="1800" w:type="dxa"/>
            <w:tcBorders>
              <w:top w:val="nil"/>
              <w:left w:val="nil"/>
              <w:bottom w:val="single" w:sz="4" w:space="0" w:color="auto"/>
              <w:right w:val="single" w:sz="4" w:space="0" w:color="auto"/>
            </w:tcBorders>
            <w:shd w:val="clear" w:color="auto" w:fill="auto"/>
            <w:noWrap/>
            <w:vAlign w:val="bottom"/>
            <w:hideMark/>
          </w:tcPr>
          <w:p w14:paraId="397247AB" w14:textId="4CC8AEEE" w:rsidR="00C8466D" w:rsidRPr="007F3D5B" w:rsidRDefault="00C8466D" w:rsidP="00C8466D">
            <w:pPr>
              <w:jc w:val="center"/>
              <w:rPr>
                <w:rFonts w:ascii="Arial" w:hAnsi="Arial" w:cs="Arial"/>
                <w:color w:val="000000"/>
                <w:sz w:val="22"/>
                <w:szCs w:val="22"/>
              </w:rPr>
            </w:pPr>
            <w:r w:rsidRPr="007F3D5B">
              <w:rPr>
                <w:rFonts w:ascii="Arial" w:hAnsi="Arial" w:cs="Arial"/>
                <w:color w:val="000000"/>
                <w:sz w:val="22"/>
                <w:szCs w:val="22"/>
              </w:rPr>
              <w:t>2-20 ng (</w:t>
            </w:r>
            <w:r w:rsidR="00631B7D" w:rsidRPr="00631B7D">
              <w:rPr>
                <w:rFonts w:ascii="Arial" w:hAnsi="Arial" w:cs="Arial"/>
                <w:color w:val="000000"/>
                <w:sz w:val="22"/>
                <w:szCs w:val="22"/>
              </w:rPr>
              <w:t>μ</w:t>
            </w:r>
            <w:r w:rsidRPr="007F3D5B">
              <w:rPr>
                <w:rFonts w:ascii="Arial" w:hAnsi="Arial" w:cs="Arial"/>
                <w:color w:val="000000"/>
                <w:sz w:val="22"/>
                <w:szCs w:val="22"/>
              </w:rPr>
              <w:t>l:____)</w:t>
            </w:r>
          </w:p>
        </w:tc>
        <w:tc>
          <w:tcPr>
            <w:tcW w:w="1855"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703438F8" w14:textId="77777777" w:rsidR="00C8466D" w:rsidRPr="007F3D5B" w:rsidRDefault="00C8466D" w:rsidP="00C8466D">
            <w:pPr>
              <w:jc w:val="center"/>
              <w:rPr>
                <w:rFonts w:ascii="Arial" w:hAnsi="Arial" w:cs="Arial"/>
                <w:color w:val="000000"/>
                <w:sz w:val="22"/>
                <w:szCs w:val="22"/>
              </w:rPr>
            </w:pPr>
          </w:p>
        </w:tc>
      </w:tr>
      <w:tr w:rsidR="00C8466D" w:rsidRPr="007F3D5B" w14:paraId="3C47441F" w14:textId="77777777" w:rsidTr="00C8466D">
        <w:trPr>
          <w:trHeight w:val="320"/>
        </w:trPr>
        <w:tc>
          <w:tcPr>
            <w:tcW w:w="2801" w:type="dxa"/>
            <w:tcBorders>
              <w:top w:val="nil"/>
              <w:left w:val="single" w:sz="4" w:space="0" w:color="auto"/>
              <w:bottom w:val="single" w:sz="4" w:space="0" w:color="auto"/>
              <w:right w:val="single" w:sz="4" w:space="0" w:color="auto"/>
            </w:tcBorders>
            <w:shd w:val="clear" w:color="auto" w:fill="auto"/>
            <w:noWrap/>
            <w:vAlign w:val="bottom"/>
            <w:hideMark/>
          </w:tcPr>
          <w:p w14:paraId="5B5021AA" w14:textId="77777777" w:rsidR="00C8466D" w:rsidRPr="007F3D5B" w:rsidRDefault="00C8466D" w:rsidP="00C8466D">
            <w:pPr>
              <w:rPr>
                <w:rFonts w:ascii="Arial" w:hAnsi="Arial" w:cs="Arial"/>
                <w:color w:val="000000"/>
                <w:sz w:val="22"/>
                <w:szCs w:val="22"/>
              </w:rPr>
            </w:pPr>
            <w:r w:rsidRPr="007F3D5B">
              <w:rPr>
                <w:rFonts w:ascii="Arial" w:hAnsi="Arial" w:cs="Arial"/>
                <w:color w:val="000000"/>
                <w:sz w:val="22"/>
                <w:szCs w:val="22"/>
              </w:rPr>
              <w:t>DMSO</w:t>
            </w:r>
          </w:p>
        </w:tc>
        <w:tc>
          <w:tcPr>
            <w:tcW w:w="1800" w:type="dxa"/>
            <w:tcBorders>
              <w:top w:val="nil"/>
              <w:left w:val="nil"/>
              <w:bottom w:val="single" w:sz="4" w:space="0" w:color="auto"/>
              <w:right w:val="single" w:sz="4" w:space="0" w:color="auto"/>
            </w:tcBorders>
            <w:shd w:val="clear" w:color="auto" w:fill="auto"/>
            <w:noWrap/>
            <w:vAlign w:val="bottom"/>
            <w:hideMark/>
          </w:tcPr>
          <w:p w14:paraId="2C2863B5" w14:textId="115B15D2" w:rsidR="00C8466D" w:rsidRPr="007F3D5B" w:rsidRDefault="00C8466D" w:rsidP="00C8466D">
            <w:pPr>
              <w:jc w:val="center"/>
              <w:rPr>
                <w:rFonts w:ascii="Arial" w:hAnsi="Arial" w:cs="Arial"/>
                <w:color w:val="000000"/>
                <w:sz w:val="22"/>
                <w:szCs w:val="22"/>
              </w:rPr>
            </w:pPr>
            <w:r w:rsidRPr="007F3D5B">
              <w:rPr>
                <w:rFonts w:ascii="Arial" w:hAnsi="Arial" w:cs="Arial"/>
                <w:color w:val="000000"/>
                <w:sz w:val="22"/>
                <w:szCs w:val="22"/>
              </w:rPr>
              <w:t xml:space="preserve">0.5 </w:t>
            </w:r>
            <w:r w:rsidR="00631B7D" w:rsidRPr="00631B7D">
              <w:rPr>
                <w:rFonts w:ascii="Arial" w:hAnsi="Arial" w:cs="Arial"/>
                <w:color w:val="000000"/>
                <w:sz w:val="22"/>
                <w:szCs w:val="22"/>
              </w:rPr>
              <w:t>μ</w:t>
            </w:r>
            <w:r w:rsidRPr="007F3D5B">
              <w:rPr>
                <w:rFonts w:ascii="Arial" w:hAnsi="Arial" w:cs="Arial"/>
                <w:color w:val="000000"/>
                <w:sz w:val="22"/>
                <w:szCs w:val="22"/>
              </w:rPr>
              <w:t>l</w:t>
            </w:r>
          </w:p>
        </w:tc>
        <w:tc>
          <w:tcPr>
            <w:tcW w:w="1855"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2485CE47" w14:textId="77777777" w:rsidR="00C8466D" w:rsidRPr="007F3D5B" w:rsidRDefault="00C8466D" w:rsidP="00C8466D">
            <w:pPr>
              <w:jc w:val="center"/>
              <w:rPr>
                <w:rFonts w:ascii="Arial" w:hAnsi="Arial" w:cs="Arial"/>
                <w:color w:val="000000"/>
                <w:sz w:val="22"/>
                <w:szCs w:val="22"/>
              </w:rPr>
            </w:pPr>
          </w:p>
        </w:tc>
      </w:tr>
      <w:tr w:rsidR="00C8466D" w:rsidRPr="007F3D5B" w14:paraId="22679E93" w14:textId="77777777" w:rsidTr="00C8466D">
        <w:trPr>
          <w:trHeight w:val="320"/>
        </w:trPr>
        <w:tc>
          <w:tcPr>
            <w:tcW w:w="2801" w:type="dxa"/>
            <w:tcBorders>
              <w:top w:val="nil"/>
              <w:left w:val="single" w:sz="4" w:space="0" w:color="auto"/>
              <w:bottom w:val="single" w:sz="4" w:space="0" w:color="auto"/>
              <w:right w:val="single" w:sz="4" w:space="0" w:color="auto"/>
            </w:tcBorders>
            <w:shd w:val="clear" w:color="auto" w:fill="auto"/>
            <w:noWrap/>
            <w:vAlign w:val="bottom"/>
          </w:tcPr>
          <w:p w14:paraId="150D3A4C" w14:textId="77777777" w:rsidR="00C8466D" w:rsidRPr="007F3D5B" w:rsidRDefault="00C8466D" w:rsidP="00C8466D">
            <w:pPr>
              <w:rPr>
                <w:rFonts w:ascii="Arial" w:hAnsi="Arial" w:cs="Arial"/>
                <w:color w:val="000000"/>
                <w:sz w:val="22"/>
                <w:szCs w:val="22"/>
              </w:rPr>
            </w:pPr>
            <w:r w:rsidRPr="007F3D5B">
              <w:rPr>
                <w:rFonts w:ascii="Arial" w:hAnsi="Arial" w:cs="Arial"/>
                <w:color w:val="000000"/>
                <w:sz w:val="22"/>
                <w:szCs w:val="22"/>
              </w:rPr>
              <w:t>Water</w:t>
            </w:r>
          </w:p>
        </w:tc>
        <w:tc>
          <w:tcPr>
            <w:tcW w:w="1800" w:type="dxa"/>
            <w:tcBorders>
              <w:top w:val="nil"/>
              <w:left w:val="nil"/>
              <w:bottom w:val="single" w:sz="4" w:space="0" w:color="auto"/>
              <w:right w:val="single" w:sz="4" w:space="0" w:color="auto"/>
            </w:tcBorders>
            <w:shd w:val="clear" w:color="auto" w:fill="auto"/>
            <w:noWrap/>
            <w:vAlign w:val="bottom"/>
          </w:tcPr>
          <w:p w14:paraId="378231B4" w14:textId="77777777" w:rsidR="00C8466D" w:rsidRPr="007F3D5B" w:rsidRDefault="00C8466D" w:rsidP="00C8466D">
            <w:pPr>
              <w:jc w:val="center"/>
              <w:rPr>
                <w:rFonts w:ascii="Arial" w:hAnsi="Arial" w:cs="Arial"/>
                <w:color w:val="000000"/>
                <w:sz w:val="22"/>
                <w:szCs w:val="22"/>
              </w:rPr>
            </w:pPr>
          </w:p>
        </w:tc>
        <w:tc>
          <w:tcPr>
            <w:tcW w:w="1855" w:type="dxa"/>
            <w:gridSpan w:val="2"/>
            <w:tcBorders>
              <w:top w:val="single" w:sz="4" w:space="0" w:color="auto"/>
              <w:left w:val="nil"/>
              <w:bottom w:val="single" w:sz="4" w:space="0" w:color="auto"/>
              <w:right w:val="single" w:sz="4" w:space="0" w:color="000000"/>
            </w:tcBorders>
            <w:shd w:val="clear" w:color="auto" w:fill="auto"/>
            <w:noWrap/>
            <w:vAlign w:val="bottom"/>
          </w:tcPr>
          <w:p w14:paraId="18B993CB" w14:textId="77777777" w:rsidR="00C8466D" w:rsidRPr="007F3D5B" w:rsidRDefault="00C8466D" w:rsidP="00C8466D">
            <w:pPr>
              <w:jc w:val="center"/>
              <w:rPr>
                <w:rFonts w:ascii="Arial" w:hAnsi="Arial" w:cs="Arial"/>
                <w:color w:val="000000"/>
                <w:sz w:val="22"/>
                <w:szCs w:val="22"/>
              </w:rPr>
            </w:pPr>
          </w:p>
        </w:tc>
      </w:tr>
      <w:tr w:rsidR="00C8466D" w:rsidRPr="007F3D5B" w14:paraId="03B0FCE7" w14:textId="77777777" w:rsidTr="00C8466D">
        <w:trPr>
          <w:trHeight w:val="320"/>
        </w:trPr>
        <w:tc>
          <w:tcPr>
            <w:tcW w:w="2801" w:type="dxa"/>
            <w:tcBorders>
              <w:top w:val="nil"/>
              <w:left w:val="single" w:sz="4" w:space="0" w:color="auto"/>
              <w:bottom w:val="single" w:sz="4" w:space="0" w:color="auto"/>
              <w:right w:val="single" w:sz="4" w:space="0" w:color="auto"/>
            </w:tcBorders>
            <w:shd w:val="clear" w:color="auto" w:fill="auto"/>
            <w:noWrap/>
            <w:vAlign w:val="bottom"/>
            <w:hideMark/>
          </w:tcPr>
          <w:p w14:paraId="7C3B4058" w14:textId="77777777" w:rsidR="00C8466D" w:rsidRPr="007F3D5B" w:rsidRDefault="00C8466D" w:rsidP="00C8466D">
            <w:pPr>
              <w:rPr>
                <w:rFonts w:ascii="Arial" w:hAnsi="Arial" w:cs="Arial"/>
                <w:color w:val="000000"/>
                <w:sz w:val="22"/>
                <w:szCs w:val="22"/>
              </w:rPr>
            </w:pPr>
            <w:r w:rsidRPr="007F3D5B">
              <w:rPr>
                <w:rFonts w:ascii="Arial" w:hAnsi="Arial" w:cs="Arial"/>
                <w:color w:val="000000"/>
                <w:sz w:val="22"/>
                <w:szCs w:val="22"/>
              </w:rPr>
              <w:t>Total</w:t>
            </w:r>
          </w:p>
        </w:tc>
        <w:tc>
          <w:tcPr>
            <w:tcW w:w="1800" w:type="dxa"/>
            <w:tcBorders>
              <w:top w:val="nil"/>
              <w:left w:val="nil"/>
              <w:bottom w:val="single" w:sz="4" w:space="0" w:color="auto"/>
              <w:right w:val="single" w:sz="4" w:space="0" w:color="auto"/>
            </w:tcBorders>
            <w:shd w:val="clear" w:color="auto" w:fill="auto"/>
            <w:noWrap/>
            <w:vAlign w:val="bottom"/>
            <w:hideMark/>
          </w:tcPr>
          <w:p w14:paraId="08207319" w14:textId="77777777" w:rsidR="00C8466D" w:rsidRPr="007F3D5B" w:rsidRDefault="00C8466D" w:rsidP="00C8466D">
            <w:pPr>
              <w:jc w:val="center"/>
              <w:rPr>
                <w:rFonts w:ascii="Arial" w:hAnsi="Arial" w:cs="Arial"/>
                <w:color w:val="000000"/>
                <w:sz w:val="22"/>
                <w:szCs w:val="22"/>
              </w:rPr>
            </w:pPr>
            <w:r w:rsidRPr="007F3D5B">
              <w:rPr>
                <w:rFonts w:ascii="Arial" w:hAnsi="Arial" w:cs="Arial"/>
                <w:color w:val="000000"/>
                <w:sz w:val="22"/>
                <w:szCs w:val="22"/>
              </w:rPr>
              <w:t>10</w:t>
            </w:r>
          </w:p>
        </w:tc>
        <w:tc>
          <w:tcPr>
            <w:tcW w:w="1855"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5FEC34C3" w14:textId="77777777" w:rsidR="00C8466D" w:rsidRPr="007F3D5B" w:rsidRDefault="00C8466D" w:rsidP="00C8466D">
            <w:pPr>
              <w:jc w:val="center"/>
              <w:rPr>
                <w:rFonts w:ascii="Arial" w:hAnsi="Arial" w:cs="Arial"/>
                <w:color w:val="000000"/>
                <w:sz w:val="22"/>
                <w:szCs w:val="22"/>
              </w:rPr>
            </w:pPr>
          </w:p>
        </w:tc>
      </w:tr>
    </w:tbl>
    <w:p w14:paraId="37E2D826" w14:textId="77777777" w:rsidR="00C8466D" w:rsidRPr="007F3D5B" w:rsidRDefault="00C8466D" w:rsidP="00C8466D">
      <w:pPr>
        <w:rPr>
          <w:rFonts w:ascii="Arial" w:hAnsi="Arial" w:cs="Arial"/>
          <w:color w:val="000000"/>
        </w:rPr>
      </w:pPr>
      <w:r w:rsidRPr="007F3D5B">
        <w:rPr>
          <w:rFonts w:ascii="Arial" w:hAnsi="Arial" w:cs="Arial"/>
          <w:color w:val="000000"/>
        </w:rPr>
        <w:t>**Seq primer: linker region primer from RACE cDNA kit)</w:t>
      </w:r>
    </w:p>
    <w:p w14:paraId="148B066B" w14:textId="77777777" w:rsidR="00C8466D" w:rsidRPr="007F3D5B" w:rsidRDefault="00C8466D" w:rsidP="00C8466D">
      <w:pPr>
        <w:rPr>
          <w:rFonts w:ascii="Arial" w:hAnsi="Arial" w:cs="Arial"/>
          <w:color w:val="000000"/>
        </w:rPr>
      </w:pPr>
    </w:p>
    <w:p w14:paraId="3481FDD4" w14:textId="77777777" w:rsidR="00C8466D" w:rsidRPr="007F3D5B" w:rsidRDefault="00C8466D" w:rsidP="005413FC">
      <w:pPr>
        <w:pStyle w:val="ListParagraph"/>
        <w:numPr>
          <w:ilvl w:val="0"/>
          <w:numId w:val="5"/>
        </w:numPr>
        <w:spacing w:after="0" w:line="240" w:lineRule="auto"/>
        <w:rPr>
          <w:rFonts w:ascii="Arial" w:hAnsi="Arial" w:cs="Arial"/>
          <w:color w:val="000000"/>
        </w:rPr>
      </w:pPr>
      <w:r w:rsidRPr="007F3D5B">
        <w:rPr>
          <w:rFonts w:ascii="Arial" w:hAnsi="Arial" w:cs="Arial"/>
          <w:color w:val="000000"/>
        </w:rPr>
        <w:t>Submit samples for sequencing.</w:t>
      </w:r>
    </w:p>
    <w:p w14:paraId="79F38860" w14:textId="77777777" w:rsidR="00C8466D" w:rsidRPr="007F3D5B" w:rsidRDefault="00C8466D" w:rsidP="00C8466D">
      <w:pPr>
        <w:pStyle w:val="Heading1"/>
        <w:spacing w:before="0"/>
        <w:rPr>
          <w:rFonts w:ascii="Arial" w:hAnsi="Arial" w:cs="Arial"/>
        </w:rPr>
      </w:pPr>
    </w:p>
    <w:p w14:paraId="734401FE" w14:textId="77777777" w:rsidR="00C8466D" w:rsidRPr="007F3D5B" w:rsidRDefault="00C8466D" w:rsidP="00A047CC">
      <w:pPr>
        <w:pStyle w:val="Heading2"/>
        <w:spacing w:before="0"/>
        <w:rPr>
          <w:rFonts w:ascii="Arial" w:hAnsi="Arial" w:cs="Arial"/>
        </w:rPr>
      </w:pPr>
    </w:p>
    <w:p w14:paraId="1F7D1DC0" w14:textId="77777777" w:rsidR="006F2BEC" w:rsidRDefault="006F2BEC">
      <w:pPr>
        <w:rPr>
          <w:rFonts w:ascii="Arial" w:eastAsiaTheme="majorEastAsia" w:hAnsi="Arial" w:cs="Arial"/>
          <w:color w:val="2F5496" w:themeColor="accent1" w:themeShade="BF"/>
          <w:sz w:val="26"/>
          <w:szCs w:val="26"/>
        </w:rPr>
      </w:pPr>
      <w:r>
        <w:rPr>
          <w:rFonts w:ascii="Arial" w:hAnsi="Arial" w:cs="Arial"/>
        </w:rPr>
        <w:br w:type="page"/>
      </w:r>
    </w:p>
    <w:p w14:paraId="426F2C02" w14:textId="1368331A" w:rsidR="00A047CC" w:rsidRPr="00D673E3" w:rsidRDefault="00A047CC" w:rsidP="00796618">
      <w:pPr>
        <w:pStyle w:val="Heading3"/>
        <w:rPr>
          <w:rFonts w:ascii="Arial" w:hAnsi="Arial" w:cs="Arial"/>
        </w:rPr>
      </w:pPr>
      <w:bookmarkStart w:id="34" w:name="_Toc79134766"/>
      <w:r w:rsidRPr="00D673E3">
        <w:rPr>
          <w:rFonts w:ascii="Arial" w:hAnsi="Arial" w:cs="Arial"/>
        </w:rPr>
        <w:lastRenderedPageBreak/>
        <w:t>Riddell lab 5’/3’ SMARTer RACE protocol</w:t>
      </w:r>
      <w:bookmarkEnd w:id="34"/>
    </w:p>
    <w:p w14:paraId="3DF82138" w14:textId="77777777" w:rsidR="00A047CC" w:rsidRPr="007F3D5B" w:rsidRDefault="00A047CC" w:rsidP="00A047CC">
      <w:pPr>
        <w:rPr>
          <w:rFonts w:ascii="Arial" w:hAnsi="Arial" w:cs="Arial"/>
        </w:rPr>
      </w:pPr>
    </w:p>
    <w:p w14:paraId="731F28AC" w14:textId="77777777" w:rsidR="00A047CC" w:rsidRPr="007F3D5B" w:rsidRDefault="00A047CC" w:rsidP="00A047CC">
      <w:pPr>
        <w:rPr>
          <w:rFonts w:ascii="Arial" w:hAnsi="Arial" w:cs="Arial"/>
          <w:sz w:val="22"/>
          <w:szCs w:val="22"/>
        </w:rPr>
      </w:pPr>
      <w:r w:rsidRPr="007F3D5B">
        <w:rPr>
          <w:rFonts w:ascii="Arial" w:hAnsi="Arial" w:cs="Arial"/>
          <w:sz w:val="22"/>
          <w:szCs w:val="22"/>
        </w:rPr>
        <w:t xml:space="preserve">Can use this as an alternative to Bleakley lab protocol if having problems. Main differences are: </w:t>
      </w:r>
    </w:p>
    <w:p w14:paraId="0D684BB1" w14:textId="77777777" w:rsidR="00A047CC" w:rsidRPr="007F3D5B" w:rsidRDefault="00A047CC" w:rsidP="005413FC">
      <w:pPr>
        <w:pStyle w:val="ListParagraph"/>
        <w:numPr>
          <w:ilvl w:val="0"/>
          <w:numId w:val="6"/>
        </w:numPr>
        <w:spacing w:after="0" w:line="240" w:lineRule="auto"/>
        <w:rPr>
          <w:rFonts w:ascii="Arial" w:hAnsi="Arial" w:cs="Arial"/>
        </w:rPr>
      </w:pPr>
      <w:r w:rsidRPr="007F3D5B">
        <w:rPr>
          <w:rFonts w:ascii="Arial" w:hAnsi="Arial" w:cs="Arial"/>
        </w:rPr>
        <w:t>Enzymes (CloneAmp HiFi vs Phusion HiFi)</w:t>
      </w:r>
    </w:p>
    <w:p w14:paraId="752C8CDB" w14:textId="77777777" w:rsidR="00A047CC" w:rsidRPr="007F3D5B" w:rsidRDefault="00A047CC" w:rsidP="005413FC">
      <w:pPr>
        <w:pStyle w:val="ListParagraph"/>
        <w:numPr>
          <w:ilvl w:val="0"/>
          <w:numId w:val="6"/>
        </w:numPr>
        <w:spacing w:after="0" w:line="240" w:lineRule="auto"/>
        <w:rPr>
          <w:rFonts w:ascii="Arial" w:hAnsi="Arial" w:cs="Arial"/>
        </w:rPr>
      </w:pPr>
      <w:r w:rsidRPr="007F3D5B">
        <w:rPr>
          <w:rFonts w:ascii="Arial" w:hAnsi="Arial" w:cs="Arial"/>
        </w:rPr>
        <w:t>TCR constant region primers</w:t>
      </w:r>
    </w:p>
    <w:p w14:paraId="4924994E" w14:textId="77777777" w:rsidR="00A047CC" w:rsidRPr="007F3D5B" w:rsidRDefault="00A047CC" w:rsidP="005413FC">
      <w:pPr>
        <w:pStyle w:val="ListParagraph"/>
        <w:numPr>
          <w:ilvl w:val="0"/>
          <w:numId w:val="6"/>
        </w:numPr>
        <w:spacing w:after="0" w:line="240" w:lineRule="auto"/>
        <w:rPr>
          <w:rFonts w:ascii="Arial" w:hAnsi="Arial" w:cs="Arial"/>
        </w:rPr>
      </w:pPr>
      <w:r w:rsidRPr="007F3D5B">
        <w:rPr>
          <w:rFonts w:ascii="Arial" w:hAnsi="Arial" w:cs="Arial"/>
        </w:rPr>
        <w:t>Touchdown PCR rather than standard PCR is used in the RACE reaction (see below)</w:t>
      </w:r>
    </w:p>
    <w:p w14:paraId="1C1A26F8" w14:textId="77777777" w:rsidR="00A047CC" w:rsidRPr="007F3D5B" w:rsidRDefault="00A047CC" w:rsidP="00A047CC">
      <w:pPr>
        <w:pStyle w:val="ListParagraph"/>
        <w:spacing w:after="0" w:line="240" w:lineRule="auto"/>
        <w:rPr>
          <w:rFonts w:ascii="Arial" w:hAnsi="Arial" w:cs="Arial"/>
        </w:rPr>
      </w:pPr>
    </w:p>
    <w:p w14:paraId="3255C592" w14:textId="77777777" w:rsidR="00A047CC" w:rsidRPr="007F3D5B" w:rsidRDefault="00A047CC" w:rsidP="00A047CC">
      <w:pPr>
        <w:widowControl w:val="0"/>
        <w:autoSpaceDE w:val="0"/>
        <w:autoSpaceDN w:val="0"/>
        <w:adjustRightInd w:val="0"/>
        <w:contextualSpacing/>
        <w:rPr>
          <w:rFonts w:ascii="Arial" w:hAnsi="Arial" w:cs="Arial"/>
          <w:sz w:val="22"/>
          <w:szCs w:val="22"/>
        </w:rPr>
      </w:pPr>
      <w:r w:rsidRPr="007F3D5B">
        <w:rPr>
          <w:rFonts w:ascii="Arial" w:hAnsi="Arial" w:cs="Arial"/>
          <w:sz w:val="22"/>
          <w:szCs w:val="22"/>
        </w:rPr>
        <w:t>PCR Enzyme: CloneAmp HiFi PCR Premix (Clontech, cat# 639298)</w:t>
      </w:r>
    </w:p>
    <w:p w14:paraId="1F8944D6" w14:textId="77777777" w:rsidR="00A047CC" w:rsidRPr="007F3D5B" w:rsidRDefault="00A047CC" w:rsidP="00A047CC">
      <w:pPr>
        <w:widowControl w:val="0"/>
        <w:autoSpaceDE w:val="0"/>
        <w:autoSpaceDN w:val="0"/>
        <w:adjustRightInd w:val="0"/>
        <w:contextualSpacing/>
        <w:rPr>
          <w:rFonts w:ascii="Arial" w:hAnsi="Arial" w:cs="Arial"/>
          <w:sz w:val="22"/>
          <w:szCs w:val="22"/>
        </w:rPr>
      </w:pPr>
      <w:r w:rsidRPr="007F3D5B">
        <w:rPr>
          <w:rFonts w:ascii="Arial" w:hAnsi="Arial" w:cs="Arial"/>
          <w:sz w:val="22"/>
          <w:szCs w:val="22"/>
        </w:rPr>
        <w:t>RACE-PCR Primer List:</w:t>
      </w:r>
    </w:p>
    <w:p w14:paraId="70229490" w14:textId="77777777" w:rsidR="00A047CC" w:rsidRPr="007F3D5B" w:rsidRDefault="00A047CC" w:rsidP="00A047CC">
      <w:pPr>
        <w:pStyle w:val="ListParagraph"/>
        <w:widowControl w:val="0"/>
        <w:numPr>
          <w:ilvl w:val="0"/>
          <w:numId w:val="1"/>
        </w:numPr>
        <w:autoSpaceDE w:val="0"/>
        <w:autoSpaceDN w:val="0"/>
        <w:adjustRightInd w:val="0"/>
        <w:spacing w:after="0" w:line="240" w:lineRule="auto"/>
        <w:rPr>
          <w:rFonts w:ascii="Arial" w:hAnsi="Arial" w:cs="Arial"/>
        </w:rPr>
      </w:pPr>
      <w:r w:rsidRPr="007F3D5B">
        <w:rPr>
          <w:rFonts w:ascii="Arial" w:hAnsi="Arial" w:cs="Arial"/>
        </w:rPr>
        <w:t>Human TCR Cbeta1 Reverse Primer (hTCR Cb1 R)</w:t>
      </w:r>
    </w:p>
    <w:p w14:paraId="79AA5BCF" w14:textId="77777777" w:rsidR="00A047CC" w:rsidRPr="007F3D5B" w:rsidRDefault="00A047CC" w:rsidP="00A047CC">
      <w:pPr>
        <w:widowControl w:val="0"/>
        <w:autoSpaceDE w:val="0"/>
        <w:autoSpaceDN w:val="0"/>
        <w:adjustRightInd w:val="0"/>
        <w:ind w:left="720"/>
        <w:contextualSpacing/>
        <w:rPr>
          <w:rFonts w:ascii="Arial" w:hAnsi="Arial" w:cs="Arial"/>
          <w:sz w:val="22"/>
          <w:szCs w:val="22"/>
        </w:rPr>
      </w:pPr>
      <w:r w:rsidRPr="007F3D5B">
        <w:rPr>
          <w:rFonts w:ascii="Arial" w:hAnsi="Arial" w:cs="Arial"/>
          <w:sz w:val="22"/>
          <w:szCs w:val="22"/>
        </w:rPr>
        <w:t>5’-CCACTTCCAGGGCTGCCTTCAGAAATC-3'</w:t>
      </w:r>
    </w:p>
    <w:p w14:paraId="17910C03" w14:textId="77777777" w:rsidR="00A047CC" w:rsidRPr="007F3D5B" w:rsidRDefault="00A047CC" w:rsidP="00A047CC">
      <w:pPr>
        <w:pStyle w:val="ListParagraph"/>
        <w:widowControl w:val="0"/>
        <w:numPr>
          <w:ilvl w:val="0"/>
          <w:numId w:val="1"/>
        </w:numPr>
        <w:autoSpaceDE w:val="0"/>
        <w:autoSpaceDN w:val="0"/>
        <w:adjustRightInd w:val="0"/>
        <w:spacing w:after="0" w:line="240" w:lineRule="auto"/>
        <w:rPr>
          <w:rFonts w:ascii="Arial" w:hAnsi="Arial" w:cs="Arial"/>
        </w:rPr>
      </w:pPr>
      <w:r w:rsidRPr="007F3D5B">
        <w:rPr>
          <w:rFonts w:ascii="Arial" w:hAnsi="Arial" w:cs="Arial"/>
        </w:rPr>
        <w:t>Human TCR Cbeta2 Reverse Primer (hTCR Cb2 R)</w:t>
      </w:r>
    </w:p>
    <w:p w14:paraId="328693A6" w14:textId="77777777" w:rsidR="00A047CC" w:rsidRPr="007F3D5B" w:rsidRDefault="00A047CC" w:rsidP="00A047CC">
      <w:pPr>
        <w:widowControl w:val="0"/>
        <w:autoSpaceDE w:val="0"/>
        <w:autoSpaceDN w:val="0"/>
        <w:adjustRightInd w:val="0"/>
        <w:ind w:left="720"/>
        <w:contextualSpacing/>
        <w:rPr>
          <w:rFonts w:ascii="Arial" w:hAnsi="Arial" w:cs="Arial"/>
          <w:sz w:val="22"/>
          <w:szCs w:val="22"/>
        </w:rPr>
      </w:pPr>
      <w:r w:rsidRPr="007F3D5B">
        <w:rPr>
          <w:rFonts w:ascii="Arial" w:hAnsi="Arial" w:cs="Arial"/>
          <w:sz w:val="22"/>
          <w:szCs w:val="22"/>
        </w:rPr>
        <w:t>5’-TGGGATGGTTTTGGAGCTAGCCTCTGG-3’</w:t>
      </w:r>
    </w:p>
    <w:p w14:paraId="6FDB28DC" w14:textId="77777777" w:rsidR="00A047CC" w:rsidRPr="007F3D5B" w:rsidRDefault="00A047CC" w:rsidP="00A047CC">
      <w:pPr>
        <w:pStyle w:val="ListParagraph"/>
        <w:widowControl w:val="0"/>
        <w:numPr>
          <w:ilvl w:val="0"/>
          <w:numId w:val="1"/>
        </w:numPr>
        <w:autoSpaceDE w:val="0"/>
        <w:autoSpaceDN w:val="0"/>
        <w:adjustRightInd w:val="0"/>
        <w:spacing w:after="0" w:line="240" w:lineRule="auto"/>
        <w:rPr>
          <w:rFonts w:ascii="Arial" w:hAnsi="Arial" w:cs="Arial"/>
        </w:rPr>
      </w:pPr>
      <w:r w:rsidRPr="007F3D5B">
        <w:rPr>
          <w:rFonts w:ascii="Arial" w:hAnsi="Arial" w:cs="Arial"/>
        </w:rPr>
        <w:t>Human TCR Calpha Reverse Primer (RACE_hTCR_Calpha R)</w:t>
      </w:r>
    </w:p>
    <w:p w14:paraId="45BB6CCB" w14:textId="77777777" w:rsidR="00A047CC" w:rsidRPr="007F3D5B" w:rsidRDefault="00A047CC" w:rsidP="00A047CC">
      <w:pPr>
        <w:pStyle w:val="ListParagraph"/>
        <w:widowControl w:val="0"/>
        <w:autoSpaceDE w:val="0"/>
        <w:autoSpaceDN w:val="0"/>
        <w:adjustRightInd w:val="0"/>
        <w:spacing w:after="0" w:line="240" w:lineRule="auto"/>
        <w:rPr>
          <w:rFonts w:ascii="Arial" w:hAnsi="Arial" w:cs="Arial"/>
        </w:rPr>
      </w:pPr>
      <w:r w:rsidRPr="007F3D5B">
        <w:rPr>
          <w:rFonts w:ascii="Arial" w:hAnsi="Arial" w:cs="Arial"/>
        </w:rPr>
        <w:t>5’-CAGCCGCAGCGTCATGAGCAGATTA-3’</w:t>
      </w:r>
    </w:p>
    <w:p w14:paraId="42497EBD" w14:textId="77777777" w:rsidR="00A047CC" w:rsidRPr="007F3D5B" w:rsidRDefault="00A047CC" w:rsidP="00A047CC">
      <w:pPr>
        <w:pStyle w:val="ListParagraph"/>
        <w:widowControl w:val="0"/>
        <w:numPr>
          <w:ilvl w:val="0"/>
          <w:numId w:val="1"/>
        </w:numPr>
        <w:autoSpaceDE w:val="0"/>
        <w:autoSpaceDN w:val="0"/>
        <w:adjustRightInd w:val="0"/>
        <w:spacing w:after="0" w:line="240" w:lineRule="auto"/>
        <w:rPr>
          <w:rFonts w:ascii="Arial" w:hAnsi="Arial" w:cs="Arial"/>
        </w:rPr>
      </w:pPr>
      <w:r w:rsidRPr="007F3D5B">
        <w:rPr>
          <w:rFonts w:ascii="Arial" w:hAnsi="Arial" w:cs="Arial"/>
        </w:rPr>
        <w:t xml:space="preserve">10X </w:t>
      </w:r>
      <w:r w:rsidRPr="007F3D5B">
        <w:rPr>
          <w:rFonts w:ascii="Arial" w:hAnsi="Arial" w:cs="Arial"/>
          <w:u w:val="single"/>
        </w:rPr>
        <w:t>Directional</w:t>
      </w:r>
      <w:r w:rsidRPr="007F3D5B">
        <w:rPr>
          <w:rFonts w:ascii="Arial" w:hAnsi="Arial" w:cs="Arial"/>
        </w:rPr>
        <w:t> Universal Primer A Mix (dir UPM)</w:t>
      </w:r>
    </w:p>
    <w:p w14:paraId="188FEE15" w14:textId="77777777" w:rsidR="00A047CC" w:rsidRPr="007F3D5B" w:rsidRDefault="00A047CC" w:rsidP="00A047CC">
      <w:pPr>
        <w:widowControl w:val="0"/>
        <w:autoSpaceDE w:val="0"/>
        <w:autoSpaceDN w:val="0"/>
        <w:adjustRightInd w:val="0"/>
        <w:ind w:left="360"/>
        <w:rPr>
          <w:rFonts w:ascii="Arial" w:hAnsi="Arial" w:cs="Arial"/>
          <w:sz w:val="22"/>
          <w:szCs w:val="22"/>
        </w:rPr>
      </w:pPr>
    </w:p>
    <w:p w14:paraId="64AD51CD" w14:textId="77777777" w:rsidR="00A047CC" w:rsidRPr="007F3D5B" w:rsidRDefault="00A047CC" w:rsidP="00A047CC">
      <w:pPr>
        <w:widowControl w:val="0"/>
        <w:autoSpaceDE w:val="0"/>
        <w:autoSpaceDN w:val="0"/>
        <w:adjustRightInd w:val="0"/>
        <w:ind w:firstLine="720"/>
        <w:contextualSpacing/>
        <w:rPr>
          <w:rFonts w:ascii="Arial" w:hAnsi="Arial" w:cs="Arial"/>
          <w:sz w:val="22"/>
          <w:szCs w:val="22"/>
        </w:rPr>
      </w:pPr>
      <w:r w:rsidRPr="007F3D5B">
        <w:rPr>
          <w:rFonts w:ascii="Arial" w:hAnsi="Arial" w:cs="Arial"/>
          <w:sz w:val="22"/>
          <w:szCs w:val="22"/>
        </w:rPr>
        <w:t>Long (0.4 µM)</w:t>
      </w:r>
    </w:p>
    <w:p w14:paraId="68280BD3" w14:textId="77777777" w:rsidR="00A047CC" w:rsidRPr="007F3D5B" w:rsidRDefault="00A047CC" w:rsidP="00A047CC">
      <w:pPr>
        <w:widowControl w:val="0"/>
        <w:autoSpaceDE w:val="0"/>
        <w:autoSpaceDN w:val="0"/>
        <w:adjustRightInd w:val="0"/>
        <w:ind w:left="720"/>
        <w:contextualSpacing/>
        <w:rPr>
          <w:rFonts w:ascii="Arial" w:hAnsi="Arial" w:cs="Arial"/>
          <w:sz w:val="22"/>
          <w:szCs w:val="22"/>
        </w:rPr>
      </w:pPr>
      <w:r w:rsidRPr="007F3D5B">
        <w:rPr>
          <w:rFonts w:ascii="Arial" w:hAnsi="Arial" w:cs="Arial"/>
          <w:sz w:val="22"/>
          <w:szCs w:val="22"/>
        </w:rPr>
        <w:t>5’-CACCTAATACGACTCACTATAGGGCAAGCAGTGGTATCAACGCAGAGT-3'</w:t>
      </w:r>
    </w:p>
    <w:p w14:paraId="635A7C23" w14:textId="77777777" w:rsidR="00A047CC" w:rsidRPr="007F3D5B" w:rsidRDefault="00A047CC" w:rsidP="00A047CC">
      <w:pPr>
        <w:widowControl w:val="0"/>
        <w:autoSpaceDE w:val="0"/>
        <w:autoSpaceDN w:val="0"/>
        <w:adjustRightInd w:val="0"/>
        <w:ind w:left="720"/>
        <w:contextualSpacing/>
        <w:rPr>
          <w:rFonts w:ascii="Arial" w:hAnsi="Arial" w:cs="Arial"/>
          <w:sz w:val="22"/>
          <w:szCs w:val="22"/>
        </w:rPr>
      </w:pPr>
    </w:p>
    <w:p w14:paraId="2159266E" w14:textId="77777777" w:rsidR="00A047CC" w:rsidRPr="007F3D5B" w:rsidRDefault="00A047CC" w:rsidP="00A047CC">
      <w:pPr>
        <w:widowControl w:val="0"/>
        <w:autoSpaceDE w:val="0"/>
        <w:autoSpaceDN w:val="0"/>
        <w:adjustRightInd w:val="0"/>
        <w:ind w:left="720"/>
        <w:contextualSpacing/>
        <w:rPr>
          <w:rFonts w:ascii="Arial" w:hAnsi="Arial" w:cs="Arial"/>
          <w:sz w:val="22"/>
          <w:szCs w:val="22"/>
        </w:rPr>
      </w:pPr>
      <w:r w:rsidRPr="007F3D5B">
        <w:rPr>
          <w:rFonts w:ascii="Arial" w:hAnsi="Arial" w:cs="Arial"/>
          <w:sz w:val="22"/>
          <w:szCs w:val="22"/>
        </w:rPr>
        <w:t>Short (2 µM)</w:t>
      </w:r>
    </w:p>
    <w:p w14:paraId="74240A06" w14:textId="77777777" w:rsidR="00A047CC" w:rsidRPr="007F3D5B" w:rsidRDefault="00A047CC" w:rsidP="00A047CC">
      <w:pPr>
        <w:widowControl w:val="0"/>
        <w:autoSpaceDE w:val="0"/>
        <w:autoSpaceDN w:val="0"/>
        <w:adjustRightInd w:val="0"/>
        <w:ind w:left="720"/>
        <w:contextualSpacing/>
        <w:rPr>
          <w:rFonts w:ascii="Arial" w:hAnsi="Arial" w:cs="Arial"/>
          <w:sz w:val="22"/>
          <w:szCs w:val="22"/>
        </w:rPr>
      </w:pPr>
      <w:r w:rsidRPr="007F3D5B">
        <w:rPr>
          <w:rFonts w:ascii="Arial" w:hAnsi="Arial" w:cs="Arial"/>
          <w:sz w:val="22"/>
          <w:szCs w:val="22"/>
        </w:rPr>
        <w:t>5’-CACCTAATACGACTCACTATAGGGC-3’</w:t>
      </w:r>
    </w:p>
    <w:p w14:paraId="25A16DA2" w14:textId="77777777" w:rsidR="00A047CC" w:rsidRPr="007F3D5B" w:rsidRDefault="00A047CC" w:rsidP="00A047CC">
      <w:pPr>
        <w:widowControl w:val="0"/>
        <w:autoSpaceDE w:val="0"/>
        <w:autoSpaceDN w:val="0"/>
        <w:adjustRightInd w:val="0"/>
        <w:ind w:left="720"/>
        <w:contextualSpacing/>
        <w:rPr>
          <w:rFonts w:ascii="Arial" w:hAnsi="Arial" w:cs="Arial"/>
          <w:sz w:val="22"/>
          <w:szCs w:val="22"/>
        </w:rPr>
      </w:pPr>
    </w:p>
    <w:p w14:paraId="3CF7B798" w14:textId="77777777" w:rsidR="00A047CC" w:rsidRPr="007F3D5B" w:rsidRDefault="00A047CC" w:rsidP="00A047CC">
      <w:pPr>
        <w:contextualSpacing/>
        <w:rPr>
          <w:rFonts w:ascii="Arial" w:hAnsi="Arial" w:cs="Arial"/>
          <w:sz w:val="22"/>
          <w:szCs w:val="22"/>
        </w:rPr>
      </w:pPr>
      <w:r w:rsidRPr="007F3D5B">
        <w:rPr>
          <w:rFonts w:ascii="Arial" w:hAnsi="Arial" w:cs="Arial"/>
          <w:sz w:val="22"/>
          <w:szCs w:val="22"/>
        </w:rPr>
        <w:t>Making 10 x UPM Primer Stock:</w:t>
      </w:r>
    </w:p>
    <w:p w14:paraId="064B1099" w14:textId="060C69B9" w:rsidR="00A047CC" w:rsidRPr="007F3D5B" w:rsidRDefault="006B50C9" w:rsidP="00A047CC">
      <w:pPr>
        <w:contextualSpacing/>
        <w:rPr>
          <w:rFonts w:ascii="Arial" w:hAnsi="Arial" w:cs="Arial"/>
          <w:sz w:val="22"/>
          <w:szCs w:val="22"/>
        </w:rPr>
      </w:pPr>
      <w:r w:rsidRPr="007F3D5B">
        <w:rPr>
          <w:rFonts w:ascii="Arial" w:hAnsi="Arial" w:cs="Arial"/>
          <w:noProof/>
          <w:sz w:val="22"/>
          <w:szCs w:val="22"/>
        </w:rPr>
        <w:drawing>
          <wp:anchor distT="0" distB="0" distL="114300" distR="114300" simplePos="0" relativeHeight="251658240" behindDoc="1" locked="0" layoutInCell="1" allowOverlap="1" wp14:anchorId="1CC65C4E" wp14:editId="278722B5">
            <wp:simplePos x="0" y="0"/>
            <wp:positionH relativeFrom="margin">
              <wp:posOffset>151130</wp:posOffset>
            </wp:positionH>
            <wp:positionV relativeFrom="paragraph">
              <wp:posOffset>437224</wp:posOffset>
            </wp:positionV>
            <wp:extent cx="6556075" cy="3897923"/>
            <wp:effectExtent l="0" t="0" r="0" b="7620"/>
            <wp:wrapTight wrapText="bothSides">
              <wp:wrapPolygon edited="0">
                <wp:start x="0" y="0"/>
                <wp:lineTo x="0" y="21537"/>
                <wp:lineTo x="21529" y="21537"/>
                <wp:lineTo x="21529" y="0"/>
                <wp:lineTo x="0" y="0"/>
              </wp:wrapPolygon>
            </wp:wrapTight>
            <wp:docPr id="2" name="Picture 2"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e 2.PNG"/>
                    <pic:cNvPicPr/>
                  </pic:nvPicPr>
                  <pic:blipFill>
                    <a:blip r:embed="rId32">
                      <a:extLst>
                        <a:ext uri="{28A0092B-C50C-407E-A947-70E740481C1C}">
                          <a14:useLocalDpi xmlns:a14="http://schemas.microsoft.com/office/drawing/2010/main" val="0"/>
                        </a:ext>
                      </a:extLst>
                    </a:blip>
                    <a:stretch>
                      <a:fillRect/>
                    </a:stretch>
                  </pic:blipFill>
                  <pic:spPr>
                    <a:xfrm>
                      <a:off x="0" y="0"/>
                      <a:ext cx="6556075" cy="3897923"/>
                    </a:xfrm>
                    <a:prstGeom prst="rect">
                      <a:avLst/>
                    </a:prstGeom>
                  </pic:spPr>
                </pic:pic>
              </a:graphicData>
            </a:graphic>
            <wp14:sizeRelH relativeFrom="page">
              <wp14:pctWidth>0</wp14:pctWidth>
            </wp14:sizeRelH>
            <wp14:sizeRelV relativeFrom="page">
              <wp14:pctHeight>0</wp14:pctHeight>
            </wp14:sizeRelV>
          </wp:anchor>
        </w:drawing>
      </w:r>
      <w:r w:rsidR="00A047CC" w:rsidRPr="007F3D5B">
        <w:rPr>
          <w:rFonts w:ascii="Arial" w:hAnsi="Arial" w:cs="Arial"/>
          <w:sz w:val="22"/>
          <w:szCs w:val="22"/>
        </w:rPr>
        <w:t>Mix 2 µl of Long primer stock (100 uM) + 10 µl of Short primer stock (100 uM) and then add 488 µl ddH</w:t>
      </w:r>
      <w:r w:rsidR="00A047CC" w:rsidRPr="007F3D5B">
        <w:rPr>
          <w:rFonts w:ascii="Arial" w:hAnsi="Arial" w:cs="Arial"/>
          <w:sz w:val="22"/>
          <w:szCs w:val="22"/>
          <w:vertAlign w:val="subscript"/>
        </w:rPr>
        <w:t>2</w:t>
      </w:r>
      <w:r w:rsidR="00A047CC" w:rsidRPr="007F3D5B">
        <w:rPr>
          <w:rFonts w:ascii="Arial" w:hAnsi="Arial" w:cs="Arial"/>
          <w:sz w:val="22"/>
          <w:szCs w:val="22"/>
        </w:rPr>
        <w:t>O to make 500 µl 10 x UPM stock.</w:t>
      </w:r>
    </w:p>
    <w:p w14:paraId="08C870E9" w14:textId="692AD3EB" w:rsidR="00A047CC" w:rsidRPr="007F3D5B" w:rsidRDefault="006B50C9" w:rsidP="00A047CC">
      <w:pPr>
        <w:contextualSpacing/>
        <w:rPr>
          <w:rFonts w:ascii="Arial" w:hAnsi="Arial" w:cs="Arial"/>
        </w:rPr>
      </w:pPr>
      <w:r w:rsidRPr="007F3D5B">
        <w:rPr>
          <w:rFonts w:ascii="Arial" w:hAnsi="Arial" w:cs="Arial"/>
          <w:noProof/>
        </w:rPr>
        <w:drawing>
          <wp:anchor distT="0" distB="0" distL="114300" distR="114300" simplePos="0" relativeHeight="251658241" behindDoc="1" locked="0" layoutInCell="1" allowOverlap="1" wp14:anchorId="7593F65A" wp14:editId="76C7F10D">
            <wp:simplePos x="0" y="0"/>
            <wp:positionH relativeFrom="margin">
              <wp:posOffset>453390</wp:posOffset>
            </wp:positionH>
            <wp:positionV relativeFrom="paragraph">
              <wp:posOffset>146</wp:posOffset>
            </wp:positionV>
            <wp:extent cx="5937250" cy="4232910"/>
            <wp:effectExtent l="0" t="0" r="6350" b="0"/>
            <wp:wrapTight wrapText="bothSides">
              <wp:wrapPolygon edited="0">
                <wp:start x="0" y="0"/>
                <wp:lineTo x="0" y="21516"/>
                <wp:lineTo x="21577" y="21516"/>
                <wp:lineTo x="21577" y="0"/>
                <wp:lineTo x="0" y="0"/>
              </wp:wrapPolygon>
            </wp:wrapTight>
            <wp:docPr id="1"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 1.PNG"/>
                    <pic:cNvPicPr/>
                  </pic:nvPicPr>
                  <pic:blipFill>
                    <a:blip r:embed="rId33">
                      <a:extLst>
                        <a:ext uri="{28A0092B-C50C-407E-A947-70E740481C1C}">
                          <a14:useLocalDpi xmlns:a14="http://schemas.microsoft.com/office/drawing/2010/main" val="0"/>
                        </a:ext>
                      </a:extLst>
                    </a:blip>
                    <a:stretch>
                      <a:fillRect/>
                    </a:stretch>
                  </pic:blipFill>
                  <pic:spPr>
                    <a:xfrm>
                      <a:off x="0" y="0"/>
                      <a:ext cx="5937250" cy="4232910"/>
                    </a:xfrm>
                    <a:prstGeom prst="rect">
                      <a:avLst/>
                    </a:prstGeom>
                  </pic:spPr>
                </pic:pic>
              </a:graphicData>
            </a:graphic>
            <wp14:sizeRelH relativeFrom="page">
              <wp14:pctWidth>0</wp14:pctWidth>
            </wp14:sizeRelH>
            <wp14:sizeRelV relativeFrom="page">
              <wp14:pctHeight>0</wp14:pctHeight>
            </wp14:sizeRelV>
          </wp:anchor>
        </w:drawing>
      </w:r>
    </w:p>
    <w:p w14:paraId="0CA05E62" w14:textId="1F98F5BC" w:rsidR="00A047CC" w:rsidRPr="007F3D5B" w:rsidRDefault="00A047CC" w:rsidP="00A047CC">
      <w:pPr>
        <w:contextualSpacing/>
        <w:rPr>
          <w:rFonts w:ascii="Arial" w:hAnsi="Arial" w:cs="Arial"/>
        </w:rPr>
      </w:pPr>
    </w:p>
    <w:p w14:paraId="7F5190DE" w14:textId="531A74C1" w:rsidR="00A047CC" w:rsidRPr="007F3D5B" w:rsidRDefault="006B50C9" w:rsidP="00A047CC">
      <w:pPr>
        <w:contextualSpacing/>
        <w:rPr>
          <w:rFonts w:ascii="Arial" w:hAnsi="Arial" w:cs="Arial"/>
        </w:rPr>
      </w:pPr>
      <w:r w:rsidRPr="007F3D5B">
        <w:rPr>
          <w:rFonts w:ascii="Arial" w:hAnsi="Arial" w:cs="Arial"/>
          <w:noProof/>
          <w:sz w:val="22"/>
          <w:szCs w:val="22"/>
        </w:rPr>
        <w:lastRenderedPageBreak/>
        <w:drawing>
          <wp:anchor distT="0" distB="0" distL="114300" distR="114300" simplePos="0" relativeHeight="251658244" behindDoc="1" locked="0" layoutInCell="1" allowOverlap="1" wp14:anchorId="00D0243F" wp14:editId="6A8D52AE">
            <wp:simplePos x="0" y="0"/>
            <wp:positionH relativeFrom="column">
              <wp:posOffset>4214495</wp:posOffset>
            </wp:positionH>
            <wp:positionV relativeFrom="paragraph">
              <wp:posOffset>5658485</wp:posOffset>
            </wp:positionV>
            <wp:extent cx="2611755" cy="931545"/>
            <wp:effectExtent l="0" t="0" r="0" b="1905"/>
            <wp:wrapTight wrapText="bothSides">
              <wp:wrapPolygon edited="0">
                <wp:start x="0" y="0"/>
                <wp:lineTo x="0" y="21202"/>
                <wp:lineTo x="21427" y="21202"/>
                <wp:lineTo x="21427" y="0"/>
                <wp:lineTo x="0" y="0"/>
              </wp:wrapPolygon>
            </wp:wrapTight>
            <wp:docPr id="15" name="Picture 15" descr="A picture containing bi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apture 10.PNG"/>
                    <pic:cNvPicPr/>
                  </pic:nvPicPr>
                  <pic:blipFill>
                    <a:blip r:embed="rId34">
                      <a:extLst>
                        <a:ext uri="{28A0092B-C50C-407E-A947-70E740481C1C}">
                          <a14:useLocalDpi xmlns:a14="http://schemas.microsoft.com/office/drawing/2010/main" val="0"/>
                        </a:ext>
                      </a:extLst>
                    </a:blip>
                    <a:stretch>
                      <a:fillRect/>
                    </a:stretch>
                  </pic:blipFill>
                  <pic:spPr>
                    <a:xfrm>
                      <a:off x="0" y="0"/>
                      <a:ext cx="2611755" cy="931545"/>
                    </a:xfrm>
                    <a:prstGeom prst="rect">
                      <a:avLst/>
                    </a:prstGeom>
                  </pic:spPr>
                </pic:pic>
              </a:graphicData>
            </a:graphic>
            <wp14:sizeRelH relativeFrom="page">
              <wp14:pctWidth>0</wp14:pctWidth>
            </wp14:sizeRelH>
            <wp14:sizeRelV relativeFrom="page">
              <wp14:pctHeight>0</wp14:pctHeight>
            </wp14:sizeRelV>
          </wp:anchor>
        </w:drawing>
      </w:r>
      <w:r w:rsidRPr="004E7708">
        <w:rPr>
          <w:rFonts w:ascii="Arial" w:hAnsi="Arial" w:cs="Arial"/>
          <w:noProof/>
          <w:sz w:val="22"/>
          <w:szCs w:val="22"/>
        </w:rPr>
        <w:drawing>
          <wp:anchor distT="0" distB="0" distL="114300" distR="114300" simplePos="0" relativeHeight="251658242" behindDoc="1" locked="0" layoutInCell="1" allowOverlap="1" wp14:anchorId="6769A357" wp14:editId="2F0F75B8">
            <wp:simplePos x="0" y="0"/>
            <wp:positionH relativeFrom="margin">
              <wp:posOffset>324578</wp:posOffset>
            </wp:positionH>
            <wp:positionV relativeFrom="paragraph">
              <wp:posOffset>3847850</wp:posOffset>
            </wp:positionV>
            <wp:extent cx="6220460" cy="3833495"/>
            <wp:effectExtent l="0" t="0" r="2540" b="1905"/>
            <wp:wrapTight wrapText="bothSides">
              <wp:wrapPolygon edited="0">
                <wp:start x="0" y="0"/>
                <wp:lineTo x="0" y="21539"/>
                <wp:lineTo x="21565" y="21539"/>
                <wp:lineTo x="21565" y="0"/>
                <wp:lineTo x="0" y="0"/>
              </wp:wrapPolygon>
            </wp:wrapTight>
            <wp:docPr id="6" name="Picture 6"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pture 3.PNG"/>
                    <pic:cNvPicPr/>
                  </pic:nvPicPr>
                  <pic:blipFill rotWithShape="1">
                    <a:blip r:embed="rId35">
                      <a:extLst>
                        <a:ext uri="{28A0092B-C50C-407E-A947-70E740481C1C}">
                          <a14:useLocalDpi xmlns:a14="http://schemas.microsoft.com/office/drawing/2010/main" val="0"/>
                        </a:ext>
                      </a:extLst>
                    </a:blip>
                    <a:srcRect t="3951"/>
                    <a:stretch/>
                  </pic:blipFill>
                  <pic:spPr bwMode="auto">
                    <a:xfrm>
                      <a:off x="0" y="0"/>
                      <a:ext cx="6220460" cy="38334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72F887C" w14:textId="56FF1E21" w:rsidR="00A047CC" w:rsidRPr="007F3D5B" w:rsidRDefault="00A047CC" w:rsidP="00A047CC">
      <w:pPr>
        <w:rPr>
          <w:rFonts w:ascii="Arial" w:hAnsi="Arial" w:cs="Arial"/>
        </w:rPr>
      </w:pPr>
      <w:r w:rsidRPr="007F3D5B">
        <w:rPr>
          <w:rFonts w:ascii="Arial" w:hAnsi="Arial" w:cs="Arial"/>
          <w:sz w:val="22"/>
          <w:szCs w:val="22"/>
        </w:rPr>
        <w:t>PCR works best annealing at 60C and doing a touchdown by .2C for 35 cycles. Run PCR rxn on EtBr gel and expect 1kb bands.  Gel Purify fragments for pENTR Directional TOPO cloning.</w:t>
      </w:r>
      <w:r w:rsidRPr="007F3D5B">
        <w:rPr>
          <w:rFonts w:ascii="Arial" w:hAnsi="Arial" w:cs="Arial"/>
        </w:rPr>
        <w:t xml:space="preserve"> </w:t>
      </w:r>
    </w:p>
    <w:p w14:paraId="645ED43D" w14:textId="3BB4498F" w:rsidR="00E935EC" w:rsidRPr="007F3D5B" w:rsidRDefault="00E935EC" w:rsidP="00A047CC">
      <w:pPr>
        <w:rPr>
          <w:rFonts w:ascii="Arial" w:hAnsi="Arial" w:cs="Arial"/>
        </w:rPr>
      </w:pPr>
    </w:p>
    <w:p w14:paraId="7C67CC66" w14:textId="77777777" w:rsidR="00C8466D" w:rsidRPr="00D673E3" w:rsidRDefault="00C8466D" w:rsidP="00796618">
      <w:pPr>
        <w:pStyle w:val="Heading3"/>
        <w:rPr>
          <w:rFonts w:ascii="Arial" w:hAnsi="Arial" w:cs="Arial"/>
        </w:rPr>
      </w:pPr>
      <w:bookmarkStart w:id="35" w:name="_Toc79134767"/>
      <w:r w:rsidRPr="00D673E3">
        <w:rPr>
          <w:rFonts w:ascii="Arial" w:hAnsi="Arial" w:cs="Arial"/>
        </w:rPr>
        <w:t>Determining TCR sequences from RACE-PCR products</w:t>
      </w:r>
      <w:bookmarkEnd w:id="35"/>
    </w:p>
    <w:p w14:paraId="351966E8" w14:textId="77777777" w:rsidR="00C8466D" w:rsidRPr="007F3D5B" w:rsidRDefault="00C8466D" w:rsidP="00C8466D">
      <w:pPr>
        <w:rPr>
          <w:rFonts w:ascii="Arial" w:hAnsi="Arial" w:cs="Arial"/>
          <w:color w:val="000000"/>
          <w:sz w:val="22"/>
          <w:szCs w:val="22"/>
        </w:rPr>
      </w:pPr>
    </w:p>
    <w:p w14:paraId="2A8DA3E1" w14:textId="77777777" w:rsidR="00C8466D" w:rsidRPr="007F3D5B" w:rsidRDefault="00C8466D" w:rsidP="005413FC">
      <w:pPr>
        <w:pStyle w:val="ListParagraph"/>
        <w:numPr>
          <w:ilvl w:val="0"/>
          <w:numId w:val="7"/>
        </w:numPr>
        <w:spacing w:after="0" w:line="240" w:lineRule="auto"/>
        <w:rPr>
          <w:rFonts w:ascii="Arial" w:hAnsi="Arial" w:cs="Arial"/>
          <w:color w:val="000000"/>
        </w:rPr>
      </w:pPr>
      <w:r w:rsidRPr="007F3D5B">
        <w:rPr>
          <w:rFonts w:ascii="Arial" w:hAnsi="Arial" w:cs="Arial"/>
          <w:color w:val="000000"/>
        </w:rPr>
        <w:t>Open .ab1 files from sequencing.</w:t>
      </w:r>
    </w:p>
    <w:p w14:paraId="16D4C12A" w14:textId="77777777" w:rsidR="00C8466D" w:rsidRPr="007F3D5B" w:rsidRDefault="00C8466D" w:rsidP="00C8466D">
      <w:pPr>
        <w:rPr>
          <w:rFonts w:ascii="Arial" w:hAnsi="Arial" w:cs="Arial"/>
          <w:color w:val="000000"/>
        </w:rPr>
      </w:pPr>
    </w:p>
    <w:p w14:paraId="7B03143D" w14:textId="77777777" w:rsidR="00C8466D" w:rsidRPr="007F3D5B" w:rsidRDefault="00C8466D" w:rsidP="005413FC">
      <w:pPr>
        <w:pStyle w:val="ListParagraph"/>
        <w:numPr>
          <w:ilvl w:val="0"/>
          <w:numId w:val="7"/>
        </w:numPr>
        <w:spacing w:after="0" w:line="240" w:lineRule="auto"/>
        <w:rPr>
          <w:rFonts w:ascii="Arial" w:hAnsi="Arial" w:cs="Arial"/>
          <w:color w:val="000000"/>
        </w:rPr>
      </w:pPr>
      <w:r w:rsidRPr="007F3D5B">
        <w:rPr>
          <w:rFonts w:ascii="Arial" w:hAnsi="Arial" w:cs="Arial"/>
          <w:color w:val="000000"/>
        </w:rPr>
        <w:t>Copy the central portion of the sequence with minimal “N”s.</w:t>
      </w:r>
    </w:p>
    <w:p w14:paraId="402C59E7" w14:textId="77777777" w:rsidR="00C8466D" w:rsidRPr="007F3D5B" w:rsidRDefault="00C8466D" w:rsidP="00C8466D">
      <w:pPr>
        <w:pStyle w:val="ListParagraph"/>
        <w:rPr>
          <w:rFonts w:ascii="Arial" w:hAnsi="Arial" w:cs="Arial"/>
          <w:color w:val="000000"/>
        </w:rPr>
      </w:pPr>
    </w:p>
    <w:p w14:paraId="0081C292" w14:textId="26486E16" w:rsidR="00C8466D" w:rsidRPr="007F3D5B" w:rsidRDefault="00C8466D" w:rsidP="005413FC">
      <w:pPr>
        <w:pStyle w:val="ListParagraph"/>
        <w:numPr>
          <w:ilvl w:val="0"/>
          <w:numId w:val="7"/>
        </w:numPr>
        <w:spacing w:after="0" w:line="240" w:lineRule="auto"/>
        <w:rPr>
          <w:rFonts w:ascii="Arial" w:hAnsi="Arial" w:cs="Arial"/>
          <w:color w:val="000000"/>
        </w:rPr>
      </w:pPr>
      <w:r w:rsidRPr="007F3D5B">
        <w:rPr>
          <w:rFonts w:ascii="Arial" w:hAnsi="Arial" w:cs="Arial"/>
          <w:color w:val="000000"/>
        </w:rPr>
        <w:t xml:space="preserve">Open IMGT vquest human TR nucleotide set, linked </w:t>
      </w:r>
      <w:hyperlink r:id="rId36" w:history="1">
        <w:r w:rsidRPr="007F3D5B">
          <w:rPr>
            <w:rStyle w:val="Hyperlink"/>
            <w:rFonts w:ascii="Arial" w:hAnsi="Arial" w:cs="Arial"/>
          </w:rPr>
          <w:t>here</w:t>
        </w:r>
      </w:hyperlink>
      <w:r w:rsidRPr="007F3D5B">
        <w:rPr>
          <w:rStyle w:val="Hyperlink"/>
          <w:rFonts w:ascii="Arial" w:hAnsi="Arial" w:cs="Arial"/>
        </w:rPr>
        <w:t>:</w:t>
      </w:r>
      <w:r w:rsidRPr="007B3385">
        <w:rPr>
          <w:rFonts w:ascii="Arial" w:hAnsi="Arial" w:cs="Arial"/>
        </w:rPr>
        <w:t xml:space="preserve"> </w:t>
      </w:r>
      <w:hyperlink r:id="rId37" w:history="1">
        <w:r w:rsidRPr="007B3385">
          <w:rPr>
            <w:rFonts w:ascii="Arial" w:hAnsi="Arial" w:cs="Arial"/>
            <w:color w:val="0000FF"/>
            <w:sz w:val="24"/>
            <w:szCs w:val="24"/>
            <w:u w:val="single"/>
          </w:rPr>
          <w:t>http://www.imgt.org/IMGT_vquest/input</w:t>
        </w:r>
      </w:hyperlink>
    </w:p>
    <w:p w14:paraId="0D1211BD" w14:textId="77777777" w:rsidR="00C8466D" w:rsidRPr="007F3D5B" w:rsidRDefault="00C8466D" w:rsidP="00C8466D">
      <w:pPr>
        <w:rPr>
          <w:rFonts w:ascii="Arial" w:hAnsi="Arial" w:cs="Arial"/>
          <w:color w:val="0000FF"/>
          <w:u w:val="single"/>
        </w:rPr>
      </w:pPr>
    </w:p>
    <w:p w14:paraId="093F4A12" w14:textId="77777777" w:rsidR="00C8466D" w:rsidRPr="007F3D5B" w:rsidRDefault="00C8466D" w:rsidP="005413FC">
      <w:pPr>
        <w:pStyle w:val="ListParagraph"/>
        <w:numPr>
          <w:ilvl w:val="0"/>
          <w:numId w:val="7"/>
        </w:numPr>
        <w:spacing w:after="0" w:line="240" w:lineRule="auto"/>
        <w:rPr>
          <w:rFonts w:ascii="Arial" w:hAnsi="Arial" w:cs="Arial"/>
          <w:color w:val="000000"/>
        </w:rPr>
      </w:pPr>
      <w:r w:rsidRPr="007F3D5B">
        <w:rPr>
          <w:rFonts w:ascii="Arial" w:hAnsi="Arial" w:cs="Arial"/>
          <w:color w:val="000000"/>
        </w:rPr>
        <w:t>Paste the sequence into the search box on IMGT.</w:t>
      </w:r>
    </w:p>
    <w:p w14:paraId="5C093B50" w14:textId="77777777" w:rsidR="00C8466D" w:rsidRPr="007F3D5B" w:rsidRDefault="00C8466D" w:rsidP="00C8466D">
      <w:pPr>
        <w:rPr>
          <w:rFonts w:ascii="Arial" w:hAnsi="Arial" w:cs="Arial"/>
          <w:color w:val="000000"/>
        </w:rPr>
      </w:pPr>
    </w:p>
    <w:p w14:paraId="6935590B" w14:textId="77777777" w:rsidR="00C8466D" w:rsidRPr="007F3D5B" w:rsidRDefault="00C8466D" w:rsidP="005413FC">
      <w:pPr>
        <w:pStyle w:val="ListParagraph"/>
        <w:numPr>
          <w:ilvl w:val="0"/>
          <w:numId w:val="7"/>
        </w:numPr>
        <w:spacing w:after="0" w:line="240" w:lineRule="auto"/>
        <w:rPr>
          <w:rFonts w:ascii="Arial" w:hAnsi="Arial" w:cs="Arial"/>
          <w:color w:val="000000"/>
        </w:rPr>
      </w:pPr>
      <w:r w:rsidRPr="007F3D5B">
        <w:rPr>
          <w:rFonts w:ascii="Arial" w:hAnsi="Arial" w:cs="Arial"/>
          <w:color w:val="000000"/>
        </w:rPr>
        <w:t>Insert “&gt;” and a title as the first line to make it FASTA format, then click “start” to see results. It should return an alpha or beta gene that matches your sequence.</w:t>
      </w:r>
    </w:p>
    <w:p w14:paraId="3EA5EF96" w14:textId="77777777" w:rsidR="00C8466D" w:rsidRPr="007F3D5B" w:rsidRDefault="00C8466D" w:rsidP="00C8466D">
      <w:pPr>
        <w:pStyle w:val="ListParagraph"/>
        <w:rPr>
          <w:rFonts w:ascii="Arial" w:hAnsi="Arial" w:cs="Arial"/>
          <w:color w:val="000000"/>
        </w:rPr>
      </w:pPr>
    </w:p>
    <w:p w14:paraId="7EE5193E" w14:textId="77777777" w:rsidR="00C8466D" w:rsidRPr="007F3D5B" w:rsidRDefault="00C8466D" w:rsidP="00C8466D">
      <w:pPr>
        <w:pStyle w:val="ListParagraph"/>
        <w:spacing w:after="0" w:line="240" w:lineRule="auto"/>
        <w:ind w:left="0"/>
        <w:rPr>
          <w:rFonts w:ascii="Arial" w:hAnsi="Arial" w:cs="Arial"/>
          <w:color w:val="000000"/>
        </w:rPr>
      </w:pPr>
      <w:r w:rsidRPr="007F3D5B">
        <w:rPr>
          <w:rFonts w:ascii="Arial" w:hAnsi="Arial" w:cs="Arial"/>
          <w:color w:val="000000"/>
        </w:rPr>
        <w:t>We typically obtain our TCR constructs as GeneArt (synthetic DNA block) from Invitrogen/ThermoFisher. This allows for codon optimization and engineering in specific restriction enzyme cut sites.</w:t>
      </w:r>
    </w:p>
    <w:p w14:paraId="360651DD" w14:textId="77777777" w:rsidR="00C8466D" w:rsidRPr="007F3D5B" w:rsidRDefault="00C8466D" w:rsidP="00C8466D">
      <w:pPr>
        <w:pStyle w:val="ListParagraph"/>
        <w:spacing w:after="0" w:line="240" w:lineRule="auto"/>
        <w:ind w:left="0"/>
        <w:rPr>
          <w:rFonts w:ascii="Arial" w:hAnsi="Arial" w:cs="Arial"/>
          <w:color w:val="000000"/>
        </w:rPr>
      </w:pPr>
    </w:p>
    <w:p w14:paraId="2B7F6C52" w14:textId="38FDFFD5" w:rsidR="00C8466D" w:rsidRPr="007F3D5B" w:rsidRDefault="006F2BEC" w:rsidP="00C8466D">
      <w:pPr>
        <w:pStyle w:val="ListParagraph"/>
        <w:spacing w:after="0" w:line="240" w:lineRule="auto"/>
        <w:ind w:left="0"/>
        <w:rPr>
          <w:rFonts w:ascii="Arial" w:hAnsi="Arial" w:cs="Arial"/>
          <w:color w:val="000000"/>
        </w:rPr>
      </w:pPr>
      <w:r w:rsidRPr="00D673E3">
        <w:rPr>
          <w:rFonts w:ascii="Arial" w:hAnsi="Arial" w:cs="Arial"/>
          <w:noProof/>
        </w:rPr>
        <w:drawing>
          <wp:anchor distT="0" distB="0" distL="114300" distR="114300" simplePos="0" relativeHeight="251658243" behindDoc="1" locked="0" layoutInCell="1" allowOverlap="1" wp14:anchorId="7A737620" wp14:editId="085CFB7A">
            <wp:simplePos x="0" y="0"/>
            <wp:positionH relativeFrom="margin">
              <wp:posOffset>212725</wp:posOffset>
            </wp:positionH>
            <wp:positionV relativeFrom="paragraph">
              <wp:posOffset>4305151</wp:posOffset>
            </wp:positionV>
            <wp:extent cx="6598285" cy="781685"/>
            <wp:effectExtent l="0" t="0" r="0" b="0"/>
            <wp:wrapTight wrapText="bothSides">
              <wp:wrapPolygon edited="0">
                <wp:start x="0" y="0"/>
                <wp:lineTo x="0" y="21056"/>
                <wp:lineTo x="21515" y="21056"/>
                <wp:lineTo x="21515"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apture 4.PNG"/>
                    <pic:cNvPicPr/>
                  </pic:nvPicPr>
                  <pic:blipFill>
                    <a:blip r:embed="rId38">
                      <a:extLst>
                        <a:ext uri="{28A0092B-C50C-407E-A947-70E740481C1C}">
                          <a14:useLocalDpi xmlns:a14="http://schemas.microsoft.com/office/drawing/2010/main" val="0"/>
                        </a:ext>
                      </a:extLst>
                    </a:blip>
                    <a:stretch>
                      <a:fillRect/>
                    </a:stretch>
                  </pic:blipFill>
                  <pic:spPr>
                    <a:xfrm>
                      <a:off x="0" y="0"/>
                      <a:ext cx="6598285" cy="781685"/>
                    </a:xfrm>
                    <a:prstGeom prst="rect">
                      <a:avLst/>
                    </a:prstGeom>
                  </pic:spPr>
                </pic:pic>
              </a:graphicData>
            </a:graphic>
            <wp14:sizeRelH relativeFrom="page">
              <wp14:pctWidth>0</wp14:pctWidth>
            </wp14:sizeRelH>
            <wp14:sizeRelV relativeFrom="page">
              <wp14:pctHeight>0</wp14:pctHeight>
            </wp14:sizeRelV>
          </wp:anchor>
        </w:drawing>
      </w:r>
      <w:r w:rsidR="00C8466D" w:rsidRPr="007F3D5B">
        <w:rPr>
          <w:rFonts w:ascii="Arial" w:hAnsi="Arial" w:cs="Arial"/>
          <w:color w:val="000000"/>
        </w:rPr>
        <w:t xml:space="preserve">The only disadvantages to using GeneArt are 1) cost and 2) potential for point mutation to occur in the gene synthesis process (although GeneArt is a very reliable platform and PCR cloning can also introduce mutations). If you are cloning your TCR from cDNA (i.e., not having it synthesized as GeneArt), see “Amplifying </w:t>
      </w:r>
      <w:r w:rsidR="00C8466D" w:rsidRPr="007F3D5B">
        <w:rPr>
          <w:rFonts w:ascii="Arial" w:hAnsi="Arial" w:cs="Arial"/>
          <w:color w:val="000000"/>
        </w:rPr>
        <w:lastRenderedPageBreak/>
        <w:t>TCR alpha and beta chains” in Appendix. Otherwise, skip to “Assembling TCR consensus sequences” in the main protocol.</w:t>
      </w:r>
    </w:p>
    <w:p w14:paraId="0E76BE1B" w14:textId="117931A7" w:rsidR="00C8466D" w:rsidRPr="007F3D5B" w:rsidRDefault="00C8466D" w:rsidP="00A047CC">
      <w:pPr>
        <w:rPr>
          <w:rFonts w:ascii="Arial" w:hAnsi="Arial" w:cs="Arial"/>
        </w:rPr>
      </w:pPr>
    </w:p>
    <w:p w14:paraId="71728A23" w14:textId="77777777" w:rsidR="00C8466D" w:rsidRPr="007F3D5B" w:rsidRDefault="00C8466D" w:rsidP="00A047CC">
      <w:pPr>
        <w:rPr>
          <w:rFonts w:ascii="Arial" w:hAnsi="Arial" w:cs="Arial"/>
        </w:rPr>
      </w:pPr>
    </w:p>
    <w:p w14:paraId="24472987" w14:textId="77777777" w:rsidR="006F2BEC" w:rsidRDefault="006F2BEC">
      <w:pPr>
        <w:rPr>
          <w:rFonts w:ascii="Arial" w:eastAsiaTheme="majorEastAsia" w:hAnsi="Arial" w:cs="Arial"/>
          <w:color w:val="2F5496" w:themeColor="accent1" w:themeShade="BF"/>
          <w:sz w:val="26"/>
          <w:szCs w:val="26"/>
        </w:rPr>
      </w:pPr>
      <w:r>
        <w:rPr>
          <w:rFonts w:ascii="Arial" w:hAnsi="Arial" w:cs="Arial"/>
        </w:rPr>
        <w:br w:type="page"/>
      </w:r>
    </w:p>
    <w:p w14:paraId="0DC3F73C" w14:textId="034C618E" w:rsidR="00E935EC" w:rsidRPr="007F3D5B" w:rsidRDefault="00E935EC" w:rsidP="00E935EC">
      <w:pPr>
        <w:pStyle w:val="Heading2"/>
        <w:spacing w:before="0"/>
        <w:rPr>
          <w:rFonts w:ascii="Arial" w:hAnsi="Arial" w:cs="Arial"/>
        </w:rPr>
      </w:pPr>
      <w:bookmarkStart w:id="36" w:name="_Toc79134768"/>
      <w:r w:rsidRPr="007F3D5B">
        <w:rPr>
          <w:rFonts w:ascii="Arial" w:hAnsi="Arial" w:cs="Arial"/>
        </w:rPr>
        <w:lastRenderedPageBreak/>
        <w:t>Amplify alpha and beta genes</w:t>
      </w:r>
      <w:bookmarkEnd w:id="36"/>
    </w:p>
    <w:p w14:paraId="31F067B4" w14:textId="574C8776" w:rsidR="00E935EC" w:rsidRPr="007F3D5B" w:rsidRDefault="00E935EC" w:rsidP="00E935EC">
      <w:pPr>
        <w:rPr>
          <w:rFonts w:ascii="Arial" w:hAnsi="Arial" w:cs="Arial"/>
          <w:b/>
          <w:bCs/>
          <w:color w:val="000000"/>
          <w:sz w:val="22"/>
          <w:szCs w:val="22"/>
        </w:rPr>
      </w:pPr>
    </w:p>
    <w:p w14:paraId="6EC732FD" w14:textId="7AD70033" w:rsidR="00E935EC" w:rsidRPr="007F3D5B" w:rsidRDefault="00E935EC" w:rsidP="00E935EC">
      <w:pPr>
        <w:rPr>
          <w:rFonts w:ascii="Arial" w:hAnsi="Arial" w:cs="Arial"/>
          <w:b/>
          <w:bCs/>
          <w:color w:val="000000"/>
          <w:sz w:val="22"/>
          <w:szCs w:val="22"/>
        </w:rPr>
      </w:pPr>
      <w:r w:rsidRPr="007F3D5B">
        <w:rPr>
          <w:rFonts w:ascii="Arial" w:hAnsi="Arial" w:cs="Arial"/>
          <w:b/>
          <w:bCs/>
          <w:color w:val="000000"/>
          <w:sz w:val="22"/>
          <w:szCs w:val="22"/>
        </w:rPr>
        <w:t>NB: this step is NOT needed if you are purchasing your TCR as GeneArt!</w:t>
      </w:r>
    </w:p>
    <w:p w14:paraId="6AFC0281" w14:textId="4EAC194A" w:rsidR="00E935EC" w:rsidRPr="007F3D5B" w:rsidRDefault="00E935EC" w:rsidP="00E935EC">
      <w:pPr>
        <w:rPr>
          <w:rFonts w:ascii="Arial" w:hAnsi="Arial" w:cs="Arial"/>
          <w:color w:val="000000"/>
          <w:sz w:val="22"/>
          <w:szCs w:val="22"/>
        </w:rPr>
      </w:pPr>
    </w:p>
    <w:p w14:paraId="60F8EC99" w14:textId="25E45213" w:rsidR="00E935EC" w:rsidRPr="007F3D5B" w:rsidRDefault="00E935EC" w:rsidP="00E935EC">
      <w:pPr>
        <w:rPr>
          <w:rFonts w:ascii="Arial" w:hAnsi="Arial" w:cs="Arial"/>
          <w:i/>
          <w:iCs/>
          <w:color w:val="000000"/>
          <w:sz w:val="22"/>
          <w:szCs w:val="22"/>
        </w:rPr>
      </w:pPr>
      <w:r w:rsidRPr="007F3D5B">
        <w:rPr>
          <w:rFonts w:ascii="Arial" w:hAnsi="Arial" w:cs="Arial"/>
          <w:color w:val="000000"/>
          <w:sz w:val="22"/>
          <w:szCs w:val="22"/>
        </w:rPr>
        <w:t xml:space="preserve">Once we know the TCR sequence, we can clone the TCR genes into a vector plasmid and amplify the plasmid in </w:t>
      </w:r>
      <w:r w:rsidRPr="007F3D5B">
        <w:rPr>
          <w:rFonts w:ascii="Arial" w:hAnsi="Arial" w:cs="Arial"/>
          <w:i/>
          <w:iCs/>
          <w:color w:val="000000"/>
          <w:sz w:val="22"/>
          <w:szCs w:val="22"/>
        </w:rPr>
        <w:t>E. coli</w:t>
      </w:r>
      <w:r w:rsidRPr="007F3D5B">
        <w:rPr>
          <w:rFonts w:ascii="Arial" w:hAnsi="Arial" w:cs="Arial"/>
          <w:color w:val="000000"/>
          <w:sz w:val="22"/>
          <w:szCs w:val="22"/>
        </w:rPr>
        <w:t xml:space="preserve">. We can do this by designing primers that will incorporate a restriction site at each end of the TCR chains.  </w:t>
      </w:r>
      <w:r w:rsidRPr="007F3D5B">
        <w:rPr>
          <w:rFonts w:ascii="Arial" w:hAnsi="Arial" w:cs="Arial"/>
          <w:i/>
          <w:iCs/>
          <w:color w:val="000000"/>
          <w:sz w:val="22"/>
          <w:szCs w:val="22"/>
        </w:rPr>
        <w:t>Be sure that the restriction sites used are not present within the gene.</w:t>
      </w:r>
    </w:p>
    <w:p w14:paraId="48998C6A" w14:textId="0001CFD0" w:rsidR="00E935EC" w:rsidRPr="007F3D5B" w:rsidRDefault="00E935EC" w:rsidP="00E935EC">
      <w:pPr>
        <w:rPr>
          <w:rFonts w:ascii="Arial" w:hAnsi="Arial" w:cs="Arial"/>
          <w:color w:val="000000"/>
          <w:sz w:val="22"/>
          <w:szCs w:val="22"/>
        </w:rPr>
      </w:pPr>
    </w:p>
    <w:p w14:paraId="45AC8863" w14:textId="51A0E80E" w:rsidR="00E935EC" w:rsidRPr="007F3D5B" w:rsidRDefault="00E935EC" w:rsidP="00E935EC">
      <w:pPr>
        <w:rPr>
          <w:rFonts w:ascii="Arial" w:hAnsi="Arial" w:cs="Arial"/>
          <w:b/>
          <w:bCs/>
          <w:color w:val="000000"/>
          <w:sz w:val="22"/>
          <w:szCs w:val="22"/>
        </w:rPr>
      </w:pPr>
      <w:r w:rsidRPr="007F3D5B">
        <w:rPr>
          <w:rFonts w:ascii="Arial" w:hAnsi="Arial" w:cs="Arial"/>
          <w:b/>
          <w:bCs/>
          <w:color w:val="000000"/>
          <w:sz w:val="22"/>
          <w:szCs w:val="22"/>
        </w:rPr>
        <w:t>Primer design</w:t>
      </w:r>
    </w:p>
    <w:p w14:paraId="06F91B8E" w14:textId="7D6FD134" w:rsidR="00E935EC" w:rsidRPr="007F3D5B" w:rsidRDefault="00E935EC" w:rsidP="00E935EC">
      <w:pPr>
        <w:rPr>
          <w:rFonts w:ascii="Arial" w:hAnsi="Arial" w:cs="Arial"/>
          <w:color w:val="000000"/>
          <w:sz w:val="22"/>
          <w:szCs w:val="22"/>
        </w:rPr>
      </w:pPr>
      <w:r w:rsidRPr="007F3D5B">
        <w:rPr>
          <w:rFonts w:ascii="Arial" w:hAnsi="Arial" w:cs="Arial"/>
          <w:color w:val="000000"/>
          <w:sz w:val="22"/>
          <w:szCs w:val="22"/>
        </w:rPr>
        <w:t>Forward primer: Va and Vb genes</w:t>
      </w:r>
      <w:r w:rsidRPr="007F3D5B">
        <w:rPr>
          <w:rFonts w:ascii="Arial" w:hAnsi="Arial" w:cs="Arial"/>
          <w:i/>
          <w:iCs/>
          <w:color w:val="000000"/>
          <w:sz w:val="22"/>
          <w:szCs w:val="22"/>
        </w:rPr>
        <w:t>:</w:t>
      </w:r>
    </w:p>
    <w:p w14:paraId="1DA2C50B" w14:textId="084E70BF" w:rsidR="00E935EC" w:rsidRPr="007F3D5B" w:rsidRDefault="00000000" w:rsidP="00E935EC">
      <w:pPr>
        <w:rPr>
          <w:rFonts w:ascii="Arial" w:hAnsi="Arial" w:cs="Arial"/>
          <w:color w:val="0000FF"/>
          <w:u w:val="single"/>
        </w:rPr>
      </w:pPr>
      <w:hyperlink r:id="rId39" w:history="1">
        <w:r w:rsidR="00E935EC" w:rsidRPr="007F3D5B">
          <w:rPr>
            <w:rFonts w:ascii="Arial" w:hAnsi="Arial" w:cs="Arial"/>
            <w:color w:val="0000FF"/>
            <w:u w:val="single"/>
          </w:rPr>
          <w:t>i.       Go to NCBI, nucleotide, search “Homo sapiens T cell receptor beta locus (TRB@) on chromosome 7”.</w:t>
        </w:r>
      </w:hyperlink>
    </w:p>
    <w:p w14:paraId="086E0227" w14:textId="143E0F8E" w:rsidR="00E935EC" w:rsidRPr="007F3D5B" w:rsidRDefault="00E935EC" w:rsidP="00E935EC">
      <w:pPr>
        <w:rPr>
          <w:rFonts w:ascii="Arial" w:hAnsi="Arial" w:cs="Arial"/>
          <w:color w:val="000000"/>
          <w:sz w:val="22"/>
          <w:szCs w:val="22"/>
        </w:rPr>
      </w:pPr>
      <w:r w:rsidRPr="007F3D5B">
        <w:rPr>
          <w:rFonts w:ascii="Arial" w:hAnsi="Arial" w:cs="Arial"/>
          <w:color w:val="000000"/>
          <w:sz w:val="22"/>
          <w:szCs w:val="22"/>
        </w:rPr>
        <w:t>ii.</w:t>
      </w:r>
      <w:r w:rsidRPr="007F3D5B">
        <w:rPr>
          <w:rFonts w:ascii="Arial" w:hAnsi="Arial" w:cs="Arial"/>
          <w:color w:val="000000"/>
          <w:sz w:val="14"/>
          <w:szCs w:val="14"/>
        </w:rPr>
        <w:t xml:space="preserve">     </w:t>
      </w:r>
      <w:r w:rsidRPr="007F3D5B">
        <w:rPr>
          <w:rFonts w:ascii="Arial" w:hAnsi="Arial" w:cs="Arial"/>
          <w:color w:val="000000"/>
          <w:sz w:val="22"/>
          <w:szCs w:val="22"/>
        </w:rPr>
        <w:t>Control F, search on your vb gene eg: ‘Trbv6-2’</w:t>
      </w:r>
    </w:p>
    <w:p w14:paraId="7F554CC2" w14:textId="77777777" w:rsidR="00E935EC" w:rsidRPr="007F3D5B" w:rsidRDefault="00E935EC" w:rsidP="00E935EC">
      <w:pPr>
        <w:rPr>
          <w:rFonts w:ascii="Arial" w:hAnsi="Arial" w:cs="Arial"/>
          <w:color w:val="000000"/>
          <w:sz w:val="22"/>
          <w:szCs w:val="22"/>
        </w:rPr>
      </w:pPr>
      <w:r w:rsidRPr="007F3D5B">
        <w:rPr>
          <w:rFonts w:ascii="Arial" w:hAnsi="Arial" w:cs="Arial"/>
          <w:color w:val="000000"/>
          <w:sz w:val="22"/>
          <w:szCs w:val="22"/>
        </w:rPr>
        <w:t>iii.</w:t>
      </w:r>
      <w:r w:rsidRPr="007F3D5B">
        <w:rPr>
          <w:rFonts w:ascii="Arial" w:hAnsi="Arial" w:cs="Arial"/>
          <w:color w:val="000000"/>
          <w:sz w:val="14"/>
          <w:szCs w:val="14"/>
        </w:rPr>
        <w:t xml:space="preserve">    </w:t>
      </w:r>
      <w:r w:rsidRPr="007F3D5B">
        <w:rPr>
          <w:rFonts w:ascii="Arial" w:hAnsi="Arial" w:cs="Arial"/>
          <w:color w:val="000000"/>
          <w:sz w:val="22"/>
          <w:szCs w:val="22"/>
        </w:rPr>
        <w:t xml:space="preserve">Click on ‘CDS’ then when it says “warning: cannot highlight feature because no sequence is shown,” click ‘show the sequence’ </w:t>
      </w:r>
    </w:p>
    <w:p w14:paraId="066EB055" w14:textId="77777777" w:rsidR="00E935EC" w:rsidRPr="007F3D5B" w:rsidRDefault="00E935EC" w:rsidP="00E935EC">
      <w:pPr>
        <w:rPr>
          <w:rFonts w:ascii="Arial" w:hAnsi="Arial" w:cs="Arial"/>
          <w:color w:val="000000"/>
          <w:sz w:val="22"/>
          <w:szCs w:val="22"/>
        </w:rPr>
      </w:pPr>
      <w:r w:rsidRPr="007F3D5B">
        <w:rPr>
          <w:rFonts w:ascii="Arial" w:hAnsi="Arial" w:cs="Arial"/>
          <w:color w:val="000000"/>
          <w:sz w:val="22"/>
          <w:szCs w:val="22"/>
        </w:rPr>
        <w:t>iv.</w:t>
      </w:r>
      <w:r w:rsidRPr="007F3D5B">
        <w:rPr>
          <w:rFonts w:ascii="Arial" w:hAnsi="Arial" w:cs="Arial"/>
          <w:color w:val="000000"/>
          <w:sz w:val="14"/>
          <w:szCs w:val="14"/>
        </w:rPr>
        <w:t xml:space="preserve">    </w:t>
      </w:r>
      <w:r w:rsidRPr="007F3D5B">
        <w:rPr>
          <w:rFonts w:ascii="Arial" w:hAnsi="Arial" w:cs="Arial"/>
          <w:color w:val="000000"/>
          <w:sz w:val="22"/>
          <w:szCs w:val="22"/>
        </w:rPr>
        <w:t xml:space="preserve">Find the first 20 nucleotides. Copy and paste into a word document. </w:t>
      </w:r>
    </w:p>
    <w:p w14:paraId="5F6F581C" w14:textId="0A5ABAD6" w:rsidR="00E935EC" w:rsidRPr="007F3D5B" w:rsidRDefault="00E935EC" w:rsidP="00E935EC">
      <w:pPr>
        <w:rPr>
          <w:rFonts w:ascii="Arial" w:hAnsi="Arial" w:cs="Arial"/>
          <w:color w:val="000000"/>
          <w:sz w:val="22"/>
          <w:szCs w:val="22"/>
        </w:rPr>
      </w:pPr>
      <w:r w:rsidRPr="007F3D5B">
        <w:rPr>
          <w:rFonts w:ascii="Arial" w:hAnsi="Arial" w:cs="Arial"/>
          <w:color w:val="000000"/>
          <w:sz w:val="22"/>
          <w:szCs w:val="22"/>
        </w:rPr>
        <w:t>v.</w:t>
      </w:r>
      <w:r w:rsidRPr="007F3D5B">
        <w:rPr>
          <w:rFonts w:ascii="Arial" w:hAnsi="Arial" w:cs="Arial"/>
          <w:color w:val="000000"/>
          <w:sz w:val="14"/>
          <w:szCs w:val="14"/>
        </w:rPr>
        <w:t xml:space="preserve">     </w:t>
      </w:r>
      <w:r w:rsidRPr="007F3D5B">
        <w:rPr>
          <w:rFonts w:ascii="Arial" w:hAnsi="Arial" w:cs="Arial"/>
          <w:color w:val="000000"/>
          <w:sz w:val="22"/>
          <w:szCs w:val="22"/>
        </w:rPr>
        <w:t>Add the nucleotides for the restriction enzyme. Use cloning software to check that the enzyme will not cut within the sequence.</w:t>
      </w:r>
    </w:p>
    <w:p w14:paraId="4D9422F5" w14:textId="77777777" w:rsidR="00E935EC" w:rsidRPr="007F3D5B" w:rsidRDefault="00E935EC" w:rsidP="00E935EC">
      <w:pPr>
        <w:rPr>
          <w:rFonts w:ascii="Arial" w:hAnsi="Arial" w:cs="Arial"/>
          <w:color w:val="000000"/>
          <w:sz w:val="22"/>
          <w:szCs w:val="22"/>
        </w:rPr>
      </w:pPr>
      <w:r w:rsidRPr="007F3D5B">
        <w:rPr>
          <w:rFonts w:ascii="Arial" w:hAnsi="Arial" w:cs="Arial"/>
          <w:color w:val="000000"/>
          <w:sz w:val="22"/>
          <w:szCs w:val="22"/>
        </w:rPr>
        <w:t>vi.</w:t>
      </w:r>
      <w:r w:rsidRPr="007F3D5B">
        <w:rPr>
          <w:rFonts w:ascii="Arial" w:hAnsi="Arial" w:cs="Arial"/>
          <w:color w:val="000000"/>
          <w:sz w:val="14"/>
          <w:szCs w:val="14"/>
        </w:rPr>
        <w:t xml:space="preserve">    </w:t>
      </w:r>
      <w:r w:rsidRPr="007F3D5B">
        <w:rPr>
          <w:rFonts w:ascii="Arial" w:hAnsi="Arial" w:cs="Arial"/>
          <w:color w:val="000000"/>
          <w:sz w:val="22"/>
          <w:szCs w:val="22"/>
        </w:rPr>
        <w:t>Add an extra C/G as needed to get a Kozak sequence (</w:t>
      </w:r>
      <w:r w:rsidRPr="007F3D5B">
        <w:rPr>
          <w:rFonts w:ascii="Arial" w:hAnsi="Arial" w:cs="Arial"/>
          <w:color w:val="333333"/>
          <w:sz w:val="22"/>
          <w:szCs w:val="22"/>
        </w:rPr>
        <w:t>GCCGCCACCAUGG)</w:t>
      </w:r>
    </w:p>
    <w:p w14:paraId="470DE35A" w14:textId="77777777" w:rsidR="00E935EC" w:rsidRPr="007F3D5B" w:rsidRDefault="00E935EC" w:rsidP="00E935EC">
      <w:pPr>
        <w:rPr>
          <w:rFonts w:ascii="Arial" w:hAnsi="Arial" w:cs="Arial"/>
          <w:color w:val="000000"/>
          <w:sz w:val="22"/>
          <w:szCs w:val="22"/>
        </w:rPr>
      </w:pPr>
      <w:r w:rsidRPr="007F3D5B">
        <w:rPr>
          <w:rFonts w:ascii="Arial" w:hAnsi="Arial" w:cs="Arial"/>
          <w:color w:val="000000"/>
          <w:sz w:val="22"/>
          <w:szCs w:val="22"/>
        </w:rPr>
        <w:t>vii.</w:t>
      </w:r>
      <w:r w:rsidRPr="007F3D5B">
        <w:rPr>
          <w:rFonts w:ascii="Arial" w:hAnsi="Arial" w:cs="Arial"/>
          <w:color w:val="000000"/>
          <w:sz w:val="14"/>
          <w:szCs w:val="14"/>
        </w:rPr>
        <w:t xml:space="preserve">  </w:t>
      </w:r>
      <w:r w:rsidRPr="007F3D5B">
        <w:rPr>
          <w:rFonts w:ascii="Arial" w:hAnsi="Arial" w:cs="Arial"/>
          <w:color w:val="333333"/>
          <w:sz w:val="22"/>
          <w:szCs w:val="22"/>
        </w:rPr>
        <w:t>Add an extra 3 bp so the enzyme isn’t cutting at the very end, eg ACT</w:t>
      </w:r>
    </w:p>
    <w:p w14:paraId="7AD7BF12" w14:textId="77777777" w:rsidR="00E935EC" w:rsidRPr="007F3D5B" w:rsidRDefault="00E935EC" w:rsidP="00E935EC">
      <w:pPr>
        <w:rPr>
          <w:rFonts w:ascii="Arial" w:hAnsi="Arial" w:cs="Arial"/>
          <w:color w:val="000000"/>
          <w:sz w:val="22"/>
          <w:szCs w:val="22"/>
        </w:rPr>
      </w:pPr>
    </w:p>
    <w:p w14:paraId="41CA0B67" w14:textId="77777777" w:rsidR="00E935EC" w:rsidRPr="007F3D5B" w:rsidRDefault="00E935EC" w:rsidP="00E935EC">
      <w:pPr>
        <w:rPr>
          <w:rFonts w:ascii="Arial" w:hAnsi="Arial" w:cs="Arial"/>
          <w:color w:val="000000"/>
          <w:sz w:val="22"/>
          <w:szCs w:val="22"/>
        </w:rPr>
      </w:pPr>
      <w:r w:rsidRPr="007F3D5B">
        <w:rPr>
          <w:rFonts w:ascii="Arial" w:hAnsi="Arial" w:cs="Arial"/>
          <w:color w:val="000000"/>
          <w:sz w:val="22"/>
          <w:szCs w:val="22"/>
        </w:rPr>
        <w:t>a.</w:t>
      </w:r>
      <w:r w:rsidRPr="007F3D5B">
        <w:rPr>
          <w:rFonts w:ascii="Arial" w:hAnsi="Arial" w:cs="Arial"/>
          <w:color w:val="000000"/>
          <w:sz w:val="14"/>
          <w:szCs w:val="14"/>
        </w:rPr>
        <w:t xml:space="preserve">     </w:t>
      </w:r>
      <w:r w:rsidRPr="007F3D5B">
        <w:rPr>
          <w:rFonts w:ascii="Arial" w:hAnsi="Arial" w:cs="Arial"/>
          <w:color w:val="333333"/>
          <w:sz w:val="22"/>
          <w:szCs w:val="22"/>
        </w:rPr>
        <w:t xml:space="preserve">Full primer sequence using NotI enzyme will be: </w:t>
      </w:r>
    </w:p>
    <w:p w14:paraId="7F243D9D" w14:textId="77777777" w:rsidR="00E935EC" w:rsidRPr="007F3D5B" w:rsidRDefault="00E935EC" w:rsidP="00E935EC">
      <w:pPr>
        <w:ind w:firstLine="720"/>
        <w:rPr>
          <w:rFonts w:ascii="Arial" w:hAnsi="Arial" w:cs="Arial"/>
          <w:color w:val="333333"/>
          <w:sz w:val="22"/>
          <w:szCs w:val="22"/>
        </w:rPr>
      </w:pPr>
      <w:r w:rsidRPr="007F3D5B">
        <w:rPr>
          <w:rFonts w:ascii="Arial" w:hAnsi="Arial" w:cs="Arial"/>
          <w:color w:val="333333"/>
          <w:sz w:val="22"/>
          <w:szCs w:val="22"/>
        </w:rPr>
        <w:t>ACT GCGGCCGC C NNNNNNNNNNNNNNNNNNNN</w:t>
      </w:r>
    </w:p>
    <w:p w14:paraId="2C5CB004" w14:textId="77777777" w:rsidR="00E935EC" w:rsidRPr="007F3D5B" w:rsidRDefault="00E935EC" w:rsidP="00E935EC">
      <w:pPr>
        <w:rPr>
          <w:rFonts w:ascii="Arial" w:hAnsi="Arial" w:cs="Arial"/>
          <w:sz w:val="20"/>
          <w:szCs w:val="20"/>
        </w:rPr>
      </w:pPr>
    </w:p>
    <w:p w14:paraId="7AD94637" w14:textId="77777777" w:rsidR="00E935EC" w:rsidRPr="007F3D5B" w:rsidRDefault="00E935EC" w:rsidP="00E935EC">
      <w:pPr>
        <w:rPr>
          <w:rFonts w:ascii="Arial" w:hAnsi="Arial" w:cs="Arial"/>
          <w:color w:val="333333"/>
          <w:sz w:val="22"/>
          <w:szCs w:val="22"/>
        </w:rPr>
      </w:pPr>
      <w:r w:rsidRPr="007F3D5B">
        <w:rPr>
          <w:rFonts w:ascii="Arial" w:hAnsi="Arial" w:cs="Arial"/>
          <w:color w:val="333333"/>
          <w:sz w:val="22"/>
          <w:szCs w:val="22"/>
        </w:rPr>
        <w:t>Example:</w:t>
      </w:r>
    </w:p>
    <w:p w14:paraId="7C67B818" w14:textId="77777777" w:rsidR="00E935EC" w:rsidRPr="007F3D5B" w:rsidRDefault="00E935EC" w:rsidP="00E935EC">
      <w:pPr>
        <w:rPr>
          <w:rFonts w:ascii="Arial" w:hAnsi="Arial" w:cs="Arial"/>
          <w:sz w:val="20"/>
          <w:szCs w:val="20"/>
        </w:rPr>
      </w:pPr>
    </w:p>
    <w:p w14:paraId="320E6456" w14:textId="77777777" w:rsidR="00E935EC" w:rsidRPr="007F3D5B" w:rsidRDefault="00E935EC" w:rsidP="00E935EC">
      <w:pPr>
        <w:rPr>
          <w:rFonts w:ascii="Arial" w:hAnsi="Arial" w:cs="Arial"/>
          <w:color w:val="000000"/>
          <w:sz w:val="22"/>
          <w:szCs w:val="22"/>
        </w:rPr>
      </w:pPr>
      <w:r w:rsidRPr="007F3D5B">
        <w:rPr>
          <w:rFonts w:ascii="Arial" w:hAnsi="Arial" w:cs="Arial"/>
          <w:color w:val="000000"/>
          <w:sz w:val="22"/>
          <w:szCs w:val="22"/>
        </w:rPr>
        <w:t>f_va23_NotI</w:t>
      </w:r>
    </w:p>
    <w:p w14:paraId="6D2BF535" w14:textId="77777777" w:rsidR="00E935EC" w:rsidRPr="007F3D5B" w:rsidRDefault="00E935EC" w:rsidP="00E935EC">
      <w:pPr>
        <w:rPr>
          <w:rFonts w:ascii="Arial" w:hAnsi="Arial" w:cs="Arial"/>
          <w:color w:val="000000"/>
          <w:sz w:val="22"/>
          <w:szCs w:val="22"/>
        </w:rPr>
      </w:pPr>
      <w:r w:rsidRPr="007F3D5B">
        <w:rPr>
          <w:rFonts w:ascii="Arial" w:hAnsi="Arial" w:cs="Arial"/>
          <w:color w:val="000000"/>
          <w:sz w:val="22"/>
          <w:szCs w:val="22"/>
        </w:rPr>
        <w:t>ACTGCGGCCGCCatggagaccctcttgggcctgctt</w:t>
      </w:r>
    </w:p>
    <w:p w14:paraId="4A6AD469" w14:textId="77777777" w:rsidR="00E935EC" w:rsidRPr="007F3D5B" w:rsidRDefault="00E935EC" w:rsidP="00E935EC">
      <w:pPr>
        <w:rPr>
          <w:rFonts w:ascii="Arial" w:hAnsi="Arial" w:cs="Arial"/>
          <w:sz w:val="20"/>
          <w:szCs w:val="20"/>
        </w:rPr>
      </w:pPr>
    </w:p>
    <w:p w14:paraId="7F63982F" w14:textId="77777777" w:rsidR="00E935EC" w:rsidRPr="007F3D5B" w:rsidRDefault="00E935EC" w:rsidP="00E935EC">
      <w:pPr>
        <w:rPr>
          <w:rFonts w:ascii="Arial" w:hAnsi="Arial" w:cs="Arial"/>
          <w:color w:val="000000"/>
          <w:sz w:val="22"/>
          <w:szCs w:val="22"/>
        </w:rPr>
      </w:pPr>
      <w:r w:rsidRPr="007F3D5B">
        <w:rPr>
          <w:rFonts w:ascii="Arial" w:hAnsi="Arial" w:cs="Arial"/>
          <w:color w:val="000000"/>
          <w:sz w:val="22"/>
          <w:szCs w:val="22"/>
        </w:rPr>
        <w:t>f vb6 NotI</w:t>
      </w:r>
    </w:p>
    <w:p w14:paraId="2AD22D53" w14:textId="77777777" w:rsidR="00E935EC" w:rsidRPr="007F3D5B" w:rsidRDefault="00E935EC" w:rsidP="00E935EC">
      <w:pPr>
        <w:rPr>
          <w:rFonts w:ascii="Arial" w:hAnsi="Arial" w:cs="Arial"/>
          <w:color w:val="000000"/>
          <w:sz w:val="22"/>
          <w:szCs w:val="22"/>
        </w:rPr>
      </w:pPr>
      <w:r w:rsidRPr="007F3D5B">
        <w:rPr>
          <w:rFonts w:ascii="Arial" w:hAnsi="Arial" w:cs="Arial"/>
          <w:color w:val="000000"/>
          <w:sz w:val="22"/>
          <w:szCs w:val="22"/>
        </w:rPr>
        <w:t>ACTGCGGCCGCCATGGGCACCAGCCTCCTCTGCT</w:t>
      </w:r>
    </w:p>
    <w:p w14:paraId="5C219281" w14:textId="77777777" w:rsidR="00E935EC" w:rsidRPr="007F3D5B" w:rsidRDefault="00E935EC" w:rsidP="00E935EC">
      <w:pPr>
        <w:rPr>
          <w:rFonts w:ascii="Arial" w:hAnsi="Arial" w:cs="Arial"/>
          <w:color w:val="000000"/>
          <w:sz w:val="22"/>
          <w:szCs w:val="22"/>
        </w:rPr>
      </w:pPr>
    </w:p>
    <w:p w14:paraId="0EFE5866" w14:textId="77777777" w:rsidR="00E935EC" w:rsidRPr="007F3D5B" w:rsidRDefault="00E935EC" w:rsidP="00E935EC">
      <w:pPr>
        <w:rPr>
          <w:rFonts w:ascii="Arial" w:hAnsi="Arial" w:cs="Arial"/>
          <w:sz w:val="20"/>
          <w:szCs w:val="20"/>
        </w:rPr>
      </w:pPr>
    </w:p>
    <w:p w14:paraId="4E920C5B" w14:textId="77777777" w:rsidR="00E935EC" w:rsidRPr="007F3D5B" w:rsidRDefault="00E935EC" w:rsidP="00E935EC">
      <w:pPr>
        <w:rPr>
          <w:rFonts w:ascii="Arial" w:hAnsi="Arial" w:cs="Arial"/>
          <w:color w:val="000000"/>
          <w:sz w:val="22"/>
          <w:szCs w:val="22"/>
        </w:rPr>
      </w:pPr>
      <w:r w:rsidRPr="007F3D5B">
        <w:rPr>
          <w:rFonts w:ascii="Arial" w:hAnsi="Arial" w:cs="Arial"/>
          <w:color w:val="000000"/>
          <w:sz w:val="22"/>
          <w:szCs w:val="22"/>
        </w:rPr>
        <w:t xml:space="preserve">Reverse primers: </w:t>
      </w:r>
    </w:p>
    <w:p w14:paraId="53F0EDF4" w14:textId="77777777" w:rsidR="00E935EC" w:rsidRPr="007F3D5B" w:rsidRDefault="00E935EC" w:rsidP="00E935EC">
      <w:pPr>
        <w:rPr>
          <w:rFonts w:ascii="Arial" w:hAnsi="Arial" w:cs="Arial"/>
          <w:color w:val="000000"/>
          <w:sz w:val="22"/>
          <w:szCs w:val="22"/>
        </w:rPr>
      </w:pPr>
      <w:r w:rsidRPr="007F3D5B">
        <w:rPr>
          <w:rFonts w:ascii="Arial" w:hAnsi="Arial" w:cs="Arial"/>
          <w:color w:val="000000"/>
          <w:sz w:val="22"/>
          <w:szCs w:val="22"/>
        </w:rPr>
        <w:t>1.</w:t>
      </w:r>
      <w:r w:rsidRPr="007F3D5B">
        <w:rPr>
          <w:rFonts w:ascii="Arial" w:hAnsi="Arial" w:cs="Arial"/>
          <w:color w:val="000000"/>
          <w:sz w:val="14"/>
          <w:szCs w:val="14"/>
        </w:rPr>
        <w:t xml:space="preserve">     </w:t>
      </w:r>
      <w:r w:rsidRPr="007F3D5B">
        <w:rPr>
          <w:rFonts w:ascii="Arial" w:hAnsi="Arial" w:cs="Arial"/>
          <w:color w:val="000000"/>
          <w:sz w:val="22"/>
          <w:szCs w:val="22"/>
        </w:rPr>
        <w:t xml:space="preserve">For beta chains, determine the constant gene used: </w:t>
      </w:r>
    </w:p>
    <w:p w14:paraId="5CE57CE2" w14:textId="77777777" w:rsidR="00E935EC" w:rsidRPr="007F3D5B" w:rsidRDefault="00E935EC" w:rsidP="00E935EC">
      <w:pPr>
        <w:rPr>
          <w:rFonts w:ascii="Arial" w:hAnsi="Arial" w:cs="Arial"/>
          <w:color w:val="000000"/>
          <w:sz w:val="14"/>
          <w:szCs w:val="14"/>
        </w:rPr>
      </w:pPr>
      <w:r w:rsidRPr="007F3D5B">
        <w:rPr>
          <w:rFonts w:ascii="Arial" w:hAnsi="Arial" w:cs="Arial"/>
          <w:color w:val="000000"/>
          <w:sz w:val="22"/>
          <w:szCs w:val="22"/>
        </w:rPr>
        <w:t>i.</w:t>
      </w:r>
      <w:r w:rsidRPr="007F3D5B">
        <w:rPr>
          <w:rFonts w:ascii="Arial" w:hAnsi="Arial" w:cs="Arial"/>
          <w:color w:val="000000"/>
          <w:sz w:val="14"/>
          <w:szCs w:val="14"/>
        </w:rPr>
        <w:t xml:space="preserve">         </w:t>
      </w:r>
      <w:r w:rsidRPr="007F3D5B">
        <w:rPr>
          <w:rFonts w:ascii="Arial" w:hAnsi="Arial" w:cs="Arial"/>
          <w:color w:val="000000"/>
          <w:sz w:val="22"/>
          <w:szCs w:val="22"/>
        </w:rPr>
        <w:t>Use NCBI again and look up TRAC, TRBC1 and TRBC2 separately</w:t>
      </w:r>
    </w:p>
    <w:p w14:paraId="6AF4E2BC" w14:textId="77777777" w:rsidR="00E935EC" w:rsidRPr="007F3D5B" w:rsidRDefault="00E935EC" w:rsidP="00E935EC">
      <w:pPr>
        <w:rPr>
          <w:rFonts w:ascii="Arial" w:hAnsi="Arial" w:cs="Arial"/>
          <w:color w:val="000000"/>
          <w:sz w:val="22"/>
          <w:szCs w:val="22"/>
        </w:rPr>
      </w:pPr>
      <w:r w:rsidRPr="007F3D5B">
        <w:rPr>
          <w:rFonts w:ascii="Arial" w:hAnsi="Arial" w:cs="Arial"/>
          <w:color w:val="000000"/>
          <w:sz w:val="22"/>
          <w:szCs w:val="22"/>
        </w:rPr>
        <w:t>a.</w:t>
      </w:r>
      <w:r w:rsidRPr="007F3D5B">
        <w:rPr>
          <w:rFonts w:ascii="Arial" w:hAnsi="Arial" w:cs="Arial"/>
          <w:color w:val="000000"/>
          <w:sz w:val="14"/>
          <w:szCs w:val="14"/>
        </w:rPr>
        <w:t xml:space="preserve">     </w:t>
      </w:r>
      <w:r w:rsidRPr="007F3D5B">
        <w:rPr>
          <w:rFonts w:ascii="Arial" w:hAnsi="Arial" w:cs="Arial"/>
          <w:color w:val="000000"/>
          <w:sz w:val="22"/>
          <w:szCs w:val="22"/>
        </w:rPr>
        <w:t>Align the TCRb sequencing results with Cb1 and Cb2 sequences from NCBI to determine which gene is used by the TCR.</w:t>
      </w:r>
    </w:p>
    <w:p w14:paraId="4FAB3112" w14:textId="77777777" w:rsidR="00E935EC" w:rsidRPr="007F3D5B" w:rsidRDefault="00E935EC" w:rsidP="00E935EC">
      <w:pPr>
        <w:rPr>
          <w:rFonts w:ascii="Arial" w:hAnsi="Arial" w:cs="Arial"/>
          <w:color w:val="000000"/>
          <w:sz w:val="22"/>
          <w:szCs w:val="22"/>
        </w:rPr>
      </w:pPr>
      <w:r w:rsidRPr="007F3D5B">
        <w:rPr>
          <w:rFonts w:ascii="Arial" w:hAnsi="Arial" w:cs="Arial"/>
          <w:color w:val="000000"/>
          <w:sz w:val="22"/>
          <w:szCs w:val="22"/>
        </w:rPr>
        <w:t>iii.</w:t>
      </w:r>
      <w:r w:rsidRPr="007F3D5B">
        <w:rPr>
          <w:rFonts w:ascii="Arial" w:hAnsi="Arial" w:cs="Arial"/>
          <w:color w:val="000000"/>
          <w:sz w:val="14"/>
          <w:szCs w:val="14"/>
        </w:rPr>
        <w:t xml:space="preserve">         </w:t>
      </w:r>
      <w:r w:rsidRPr="007F3D5B">
        <w:rPr>
          <w:rFonts w:ascii="Arial" w:hAnsi="Arial" w:cs="Arial"/>
          <w:color w:val="000000"/>
          <w:sz w:val="22"/>
          <w:szCs w:val="22"/>
        </w:rPr>
        <w:t xml:space="preserve">For primers, find the </w:t>
      </w:r>
      <w:r w:rsidRPr="007F3D5B">
        <w:rPr>
          <w:rFonts w:ascii="Arial" w:hAnsi="Arial" w:cs="Arial"/>
          <w:i/>
          <w:iCs/>
          <w:color w:val="000000"/>
          <w:sz w:val="22"/>
          <w:szCs w:val="22"/>
        </w:rPr>
        <w:t>last</w:t>
      </w:r>
      <w:r w:rsidRPr="007F3D5B">
        <w:rPr>
          <w:rFonts w:ascii="Arial" w:hAnsi="Arial" w:cs="Arial"/>
          <w:color w:val="000000"/>
          <w:sz w:val="22"/>
          <w:szCs w:val="22"/>
        </w:rPr>
        <w:t xml:space="preserve"> 20 bp of </w:t>
      </w:r>
      <w:r w:rsidRPr="007F3D5B">
        <w:rPr>
          <w:rFonts w:ascii="Arial" w:hAnsi="Arial" w:cs="Arial"/>
          <w:i/>
          <w:iCs/>
          <w:color w:val="000000"/>
          <w:sz w:val="22"/>
          <w:szCs w:val="22"/>
        </w:rPr>
        <w:t>last</w:t>
      </w:r>
      <w:r w:rsidRPr="007F3D5B">
        <w:rPr>
          <w:rFonts w:ascii="Arial" w:hAnsi="Arial" w:cs="Arial"/>
          <w:color w:val="000000"/>
          <w:sz w:val="22"/>
          <w:szCs w:val="22"/>
        </w:rPr>
        <w:t xml:space="preserve"> exon of the constant gene used. (Should end in  TAG, TGA, TAA)</w:t>
      </w:r>
    </w:p>
    <w:p w14:paraId="7586533B" w14:textId="77777777" w:rsidR="00E935EC" w:rsidRPr="007F3D5B" w:rsidRDefault="00E935EC" w:rsidP="00E935EC">
      <w:pPr>
        <w:rPr>
          <w:rFonts w:ascii="Arial" w:hAnsi="Arial" w:cs="Arial"/>
          <w:color w:val="000000"/>
          <w:sz w:val="22"/>
          <w:szCs w:val="22"/>
        </w:rPr>
      </w:pPr>
      <w:r w:rsidRPr="007F3D5B">
        <w:rPr>
          <w:rFonts w:ascii="Arial" w:hAnsi="Arial" w:cs="Arial"/>
          <w:color w:val="000000"/>
          <w:sz w:val="22"/>
          <w:szCs w:val="22"/>
        </w:rPr>
        <w:t xml:space="preserve">                        TRBC1 gtc aag aga aag gat ttc tga</w:t>
      </w:r>
    </w:p>
    <w:p w14:paraId="3D33FA84" w14:textId="77777777" w:rsidR="00E935EC" w:rsidRPr="007F3D5B" w:rsidRDefault="00E935EC" w:rsidP="00E935EC">
      <w:pPr>
        <w:rPr>
          <w:rFonts w:ascii="Arial" w:hAnsi="Arial" w:cs="Arial"/>
          <w:color w:val="000000"/>
          <w:sz w:val="22"/>
          <w:szCs w:val="22"/>
        </w:rPr>
      </w:pPr>
      <w:r w:rsidRPr="007F3D5B">
        <w:rPr>
          <w:rFonts w:ascii="Arial" w:hAnsi="Arial" w:cs="Arial"/>
          <w:color w:val="000000"/>
          <w:sz w:val="22"/>
          <w:szCs w:val="22"/>
        </w:rPr>
        <w:t xml:space="preserve">                        TRBC2 aga aag gat tcc aga ggc tag</w:t>
      </w:r>
    </w:p>
    <w:p w14:paraId="0E1E6C01" w14:textId="77777777" w:rsidR="00E935EC" w:rsidRPr="007F3D5B" w:rsidRDefault="00E935EC" w:rsidP="00E935EC">
      <w:pPr>
        <w:rPr>
          <w:rFonts w:ascii="Arial" w:hAnsi="Arial" w:cs="Arial"/>
          <w:color w:val="000000"/>
          <w:sz w:val="14"/>
          <w:szCs w:val="14"/>
        </w:rPr>
      </w:pPr>
      <w:r w:rsidRPr="007F3D5B">
        <w:rPr>
          <w:rFonts w:ascii="Arial" w:hAnsi="Arial" w:cs="Arial"/>
          <w:color w:val="000000"/>
          <w:sz w:val="22"/>
          <w:szCs w:val="22"/>
        </w:rPr>
        <w:t>iv.</w:t>
      </w:r>
      <w:r w:rsidRPr="007F3D5B">
        <w:rPr>
          <w:rFonts w:ascii="Arial" w:hAnsi="Arial" w:cs="Arial"/>
          <w:color w:val="000000"/>
          <w:sz w:val="14"/>
          <w:szCs w:val="14"/>
        </w:rPr>
        <w:t xml:space="preserve">         </w:t>
      </w:r>
      <w:r w:rsidRPr="007F3D5B">
        <w:rPr>
          <w:rFonts w:ascii="Arial" w:hAnsi="Arial" w:cs="Arial"/>
          <w:color w:val="000000"/>
          <w:sz w:val="22"/>
          <w:szCs w:val="22"/>
        </w:rPr>
        <w:t>Add the restriction site  eg EcoRI:  5'...G^A A T T  C...3’</w:t>
      </w:r>
    </w:p>
    <w:p w14:paraId="402211DE" w14:textId="77777777" w:rsidR="00E935EC" w:rsidRPr="007F3D5B" w:rsidRDefault="00E935EC" w:rsidP="00E935EC">
      <w:pPr>
        <w:rPr>
          <w:rFonts w:ascii="Arial" w:hAnsi="Arial" w:cs="Arial"/>
          <w:color w:val="000000"/>
          <w:sz w:val="14"/>
          <w:szCs w:val="14"/>
        </w:rPr>
      </w:pPr>
      <w:r w:rsidRPr="007F3D5B">
        <w:rPr>
          <w:rFonts w:ascii="Arial" w:hAnsi="Arial" w:cs="Arial"/>
          <w:color w:val="000000"/>
          <w:sz w:val="22"/>
          <w:szCs w:val="22"/>
        </w:rPr>
        <w:t>v.</w:t>
      </w:r>
      <w:r w:rsidRPr="007F3D5B">
        <w:rPr>
          <w:rFonts w:ascii="Arial" w:hAnsi="Arial" w:cs="Arial"/>
          <w:color w:val="000000"/>
          <w:sz w:val="14"/>
          <w:szCs w:val="14"/>
        </w:rPr>
        <w:t xml:space="preserve">         </w:t>
      </w:r>
      <w:r w:rsidRPr="007F3D5B">
        <w:rPr>
          <w:rFonts w:ascii="Arial" w:hAnsi="Arial" w:cs="Arial"/>
          <w:color w:val="000000"/>
          <w:sz w:val="22"/>
          <w:szCs w:val="22"/>
        </w:rPr>
        <w:t xml:space="preserve">Add a random 3 base sequence </w:t>
      </w:r>
    </w:p>
    <w:p w14:paraId="761451A1" w14:textId="77777777" w:rsidR="00E935EC" w:rsidRPr="007F3D5B" w:rsidRDefault="00E935EC" w:rsidP="00E935EC">
      <w:pPr>
        <w:ind w:firstLineChars="700" w:firstLine="980"/>
        <w:rPr>
          <w:rFonts w:ascii="Arial" w:hAnsi="Arial" w:cs="Arial"/>
          <w:color w:val="000000"/>
          <w:sz w:val="14"/>
          <w:szCs w:val="14"/>
        </w:rPr>
      </w:pPr>
    </w:p>
    <w:p w14:paraId="048C817B" w14:textId="77777777" w:rsidR="00E935EC" w:rsidRPr="007F3D5B" w:rsidRDefault="00E935EC" w:rsidP="00E935EC">
      <w:pPr>
        <w:rPr>
          <w:rFonts w:ascii="Arial" w:hAnsi="Arial" w:cs="Arial"/>
          <w:color w:val="000000"/>
          <w:sz w:val="22"/>
          <w:szCs w:val="22"/>
        </w:rPr>
      </w:pPr>
      <w:r w:rsidRPr="007F3D5B">
        <w:rPr>
          <w:rFonts w:ascii="Arial" w:hAnsi="Arial" w:cs="Arial"/>
          <w:color w:val="000000"/>
          <w:sz w:val="22"/>
          <w:szCs w:val="22"/>
        </w:rPr>
        <w:t>No Kozak sequence required. Use reverse complement since this is the reverse primer:</w:t>
      </w:r>
    </w:p>
    <w:p w14:paraId="1D50060E" w14:textId="77777777" w:rsidR="00E935EC" w:rsidRPr="007F3D5B" w:rsidRDefault="00E935EC" w:rsidP="00E935EC">
      <w:pPr>
        <w:ind w:firstLineChars="300" w:firstLine="660"/>
        <w:rPr>
          <w:rFonts w:ascii="Arial" w:hAnsi="Arial" w:cs="Arial"/>
          <w:color w:val="333333"/>
          <w:sz w:val="22"/>
          <w:szCs w:val="22"/>
        </w:rPr>
      </w:pPr>
      <w:r w:rsidRPr="007F3D5B">
        <w:rPr>
          <w:rFonts w:ascii="Arial" w:hAnsi="Arial" w:cs="Arial"/>
          <w:color w:val="333333"/>
          <w:sz w:val="22"/>
          <w:szCs w:val="22"/>
        </w:rPr>
        <w:t>Example:</w:t>
      </w:r>
    </w:p>
    <w:p w14:paraId="22050DAC" w14:textId="77777777" w:rsidR="00E935EC" w:rsidRPr="007F3D5B" w:rsidRDefault="00E935EC" w:rsidP="00E935EC">
      <w:pPr>
        <w:rPr>
          <w:rFonts w:ascii="Arial" w:hAnsi="Arial" w:cs="Arial"/>
          <w:sz w:val="20"/>
          <w:szCs w:val="20"/>
        </w:rPr>
      </w:pPr>
    </w:p>
    <w:p w14:paraId="36EA3702" w14:textId="77777777" w:rsidR="00E935EC" w:rsidRPr="007F3D5B" w:rsidRDefault="00E935EC" w:rsidP="00E935EC">
      <w:pPr>
        <w:rPr>
          <w:rFonts w:ascii="Arial" w:hAnsi="Arial" w:cs="Arial"/>
          <w:color w:val="000000"/>
          <w:sz w:val="22"/>
          <w:szCs w:val="22"/>
        </w:rPr>
      </w:pPr>
      <w:r w:rsidRPr="007F3D5B">
        <w:rPr>
          <w:rFonts w:ascii="Arial" w:hAnsi="Arial" w:cs="Arial"/>
          <w:color w:val="000000"/>
          <w:sz w:val="22"/>
          <w:szCs w:val="22"/>
        </w:rPr>
        <w:t>r_bC1 EcoRI</w:t>
      </w:r>
    </w:p>
    <w:p w14:paraId="524D120E" w14:textId="77777777" w:rsidR="00E935EC" w:rsidRPr="007F3D5B" w:rsidRDefault="00E935EC" w:rsidP="00E935EC">
      <w:pPr>
        <w:rPr>
          <w:rFonts w:ascii="Arial" w:hAnsi="Arial" w:cs="Arial"/>
          <w:color w:val="000000"/>
          <w:sz w:val="22"/>
          <w:szCs w:val="22"/>
        </w:rPr>
      </w:pPr>
      <w:r w:rsidRPr="007F3D5B">
        <w:rPr>
          <w:rFonts w:ascii="Arial" w:hAnsi="Arial" w:cs="Arial"/>
          <w:color w:val="000000"/>
          <w:sz w:val="22"/>
          <w:szCs w:val="22"/>
        </w:rPr>
        <w:t>AGCTTGGAATTCTCAGAAATCCTTTCTCTTGACC</w:t>
      </w:r>
    </w:p>
    <w:p w14:paraId="71BA841E" w14:textId="77777777" w:rsidR="00E935EC" w:rsidRPr="007F3D5B" w:rsidRDefault="00E935EC" w:rsidP="00E935EC">
      <w:pPr>
        <w:rPr>
          <w:rFonts w:ascii="Arial" w:hAnsi="Arial" w:cs="Arial"/>
          <w:sz w:val="20"/>
          <w:szCs w:val="20"/>
        </w:rPr>
      </w:pPr>
    </w:p>
    <w:p w14:paraId="1B6B555B" w14:textId="77777777" w:rsidR="00E935EC" w:rsidRPr="007F3D5B" w:rsidRDefault="00E935EC" w:rsidP="00E935EC">
      <w:pPr>
        <w:rPr>
          <w:rFonts w:ascii="Arial" w:hAnsi="Arial" w:cs="Arial"/>
          <w:color w:val="000000"/>
          <w:sz w:val="22"/>
          <w:szCs w:val="22"/>
        </w:rPr>
      </w:pPr>
      <w:r w:rsidRPr="007F3D5B">
        <w:rPr>
          <w:rFonts w:ascii="Arial" w:hAnsi="Arial" w:cs="Arial"/>
          <w:color w:val="000000"/>
          <w:sz w:val="22"/>
          <w:szCs w:val="22"/>
        </w:rPr>
        <w:t>r _aC EcoRI</w:t>
      </w:r>
    </w:p>
    <w:p w14:paraId="7FB6519B" w14:textId="77777777" w:rsidR="00E935EC" w:rsidRPr="007F3D5B" w:rsidRDefault="00E935EC" w:rsidP="00E935EC">
      <w:pPr>
        <w:rPr>
          <w:rFonts w:ascii="Arial" w:hAnsi="Arial" w:cs="Arial"/>
          <w:color w:val="000000"/>
          <w:sz w:val="22"/>
          <w:szCs w:val="22"/>
        </w:rPr>
      </w:pPr>
      <w:r w:rsidRPr="007F3D5B">
        <w:rPr>
          <w:rFonts w:ascii="Arial" w:hAnsi="Arial" w:cs="Arial"/>
          <w:color w:val="000000"/>
          <w:sz w:val="22"/>
          <w:szCs w:val="22"/>
        </w:rPr>
        <w:t>AGCTTGGAATTCTCAGCTGGACCACAGCCGCAGC</w:t>
      </w:r>
    </w:p>
    <w:p w14:paraId="1065A770" w14:textId="77777777" w:rsidR="00E935EC" w:rsidRPr="007F3D5B" w:rsidRDefault="00E935EC" w:rsidP="00E935EC">
      <w:pPr>
        <w:rPr>
          <w:rFonts w:ascii="Arial" w:hAnsi="Arial" w:cs="Arial"/>
          <w:color w:val="000000"/>
          <w:sz w:val="22"/>
          <w:szCs w:val="22"/>
        </w:rPr>
      </w:pPr>
    </w:p>
    <w:p w14:paraId="26D53E8B" w14:textId="77777777" w:rsidR="00E935EC" w:rsidRPr="007F3D5B" w:rsidRDefault="00E935EC" w:rsidP="00E935EC">
      <w:pPr>
        <w:rPr>
          <w:rFonts w:ascii="Arial" w:hAnsi="Arial" w:cs="Arial"/>
          <w:color w:val="000000"/>
          <w:sz w:val="14"/>
          <w:szCs w:val="14"/>
        </w:rPr>
      </w:pPr>
      <w:r w:rsidRPr="007F3D5B">
        <w:rPr>
          <w:rFonts w:ascii="Arial" w:hAnsi="Arial" w:cs="Arial"/>
          <w:color w:val="000000"/>
          <w:sz w:val="22"/>
          <w:szCs w:val="22"/>
        </w:rPr>
        <w:lastRenderedPageBreak/>
        <w:t>vi.</w:t>
      </w:r>
      <w:r w:rsidRPr="007F3D5B">
        <w:rPr>
          <w:rFonts w:ascii="Arial" w:hAnsi="Arial" w:cs="Arial"/>
          <w:color w:val="000000"/>
          <w:sz w:val="14"/>
          <w:szCs w:val="14"/>
        </w:rPr>
        <w:t xml:space="preserve">         </w:t>
      </w:r>
      <w:r w:rsidRPr="007F3D5B">
        <w:rPr>
          <w:rFonts w:ascii="Arial" w:hAnsi="Arial" w:cs="Arial"/>
          <w:color w:val="000000"/>
          <w:sz w:val="22"/>
          <w:szCs w:val="22"/>
        </w:rPr>
        <w:t>Using the full length cDNA product as template, set up a reaction using the linker region primer for the known Vb chain along with a primer for the appropriate constant region.</w:t>
      </w:r>
    </w:p>
    <w:p w14:paraId="5DCD1F94" w14:textId="77777777" w:rsidR="00E935EC" w:rsidRPr="007F3D5B" w:rsidRDefault="00E935EC" w:rsidP="00E935EC">
      <w:pPr>
        <w:rPr>
          <w:rFonts w:ascii="Arial" w:hAnsi="Arial" w:cs="Arial"/>
          <w:sz w:val="20"/>
          <w:szCs w:val="20"/>
        </w:rPr>
      </w:pPr>
    </w:p>
    <w:p w14:paraId="21415CBD" w14:textId="77777777" w:rsidR="00E935EC" w:rsidRPr="007F3D5B" w:rsidRDefault="00E935EC" w:rsidP="00E935EC">
      <w:pPr>
        <w:ind w:firstLineChars="300" w:firstLine="660"/>
        <w:rPr>
          <w:rFonts w:ascii="Arial" w:hAnsi="Arial" w:cs="Arial"/>
          <w:color w:val="000000"/>
          <w:sz w:val="22"/>
          <w:szCs w:val="22"/>
        </w:rPr>
      </w:pPr>
      <w:r w:rsidRPr="007F3D5B">
        <w:rPr>
          <w:rFonts w:ascii="Arial" w:hAnsi="Arial" w:cs="Arial"/>
          <w:color w:val="000000"/>
          <w:sz w:val="22"/>
          <w:szCs w:val="22"/>
        </w:rPr>
        <w:t>Reaction:</w:t>
      </w:r>
    </w:p>
    <w:p w14:paraId="638F8EAF" w14:textId="49724CEA" w:rsidR="00E935EC" w:rsidRPr="007F3D5B" w:rsidRDefault="00E935EC" w:rsidP="00E935EC">
      <w:pPr>
        <w:ind w:firstLineChars="300" w:firstLine="660"/>
        <w:rPr>
          <w:rFonts w:ascii="Arial" w:hAnsi="Arial" w:cs="Arial"/>
          <w:color w:val="000000"/>
          <w:sz w:val="22"/>
          <w:szCs w:val="22"/>
        </w:rPr>
      </w:pPr>
      <w:r w:rsidRPr="007F3D5B">
        <w:rPr>
          <w:rFonts w:ascii="Arial" w:hAnsi="Arial" w:cs="Arial"/>
          <w:color w:val="000000"/>
          <w:sz w:val="22"/>
          <w:szCs w:val="22"/>
        </w:rPr>
        <w:t xml:space="preserve">10 </w:t>
      </w:r>
      <w:r w:rsidR="000374AA">
        <w:rPr>
          <w:rFonts w:ascii="Arial" w:hAnsi="Arial" w:cs="Arial"/>
          <w:color w:val="000000"/>
          <w:sz w:val="22"/>
          <w:szCs w:val="22"/>
        </w:rPr>
        <w:t>μ</w:t>
      </w:r>
      <w:r w:rsidRPr="007F3D5B">
        <w:rPr>
          <w:rFonts w:ascii="Arial" w:hAnsi="Arial" w:cs="Arial"/>
          <w:color w:val="000000"/>
          <w:sz w:val="22"/>
          <w:szCs w:val="22"/>
        </w:rPr>
        <w:t>L 5x Buffer</w:t>
      </w:r>
    </w:p>
    <w:p w14:paraId="1561A91E" w14:textId="77FF1D98" w:rsidR="00E935EC" w:rsidRPr="007F3D5B" w:rsidRDefault="00E935EC" w:rsidP="00E935EC">
      <w:pPr>
        <w:ind w:firstLineChars="300" w:firstLine="660"/>
        <w:rPr>
          <w:rFonts w:ascii="Arial" w:hAnsi="Arial" w:cs="Arial"/>
          <w:color w:val="000000"/>
          <w:sz w:val="22"/>
          <w:szCs w:val="22"/>
        </w:rPr>
      </w:pPr>
      <w:r w:rsidRPr="007F3D5B">
        <w:rPr>
          <w:rFonts w:ascii="Arial" w:hAnsi="Arial" w:cs="Arial"/>
          <w:color w:val="000000"/>
          <w:sz w:val="22"/>
          <w:szCs w:val="22"/>
        </w:rPr>
        <w:t xml:space="preserve">1 </w:t>
      </w:r>
      <w:r w:rsidR="000374AA">
        <w:rPr>
          <w:rFonts w:ascii="Arial" w:hAnsi="Arial" w:cs="Arial"/>
          <w:color w:val="000000"/>
          <w:sz w:val="22"/>
          <w:szCs w:val="22"/>
        </w:rPr>
        <w:t>μ</w:t>
      </w:r>
      <w:r w:rsidRPr="007F3D5B">
        <w:rPr>
          <w:rFonts w:ascii="Arial" w:hAnsi="Arial" w:cs="Arial"/>
          <w:color w:val="000000"/>
          <w:sz w:val="22"/>
          <w:szCs w:val="22"/>
        </w:rPr>
        <w:t>L dNTP</w:t>
      </w:r>
    </w:p>
    <w:p w14:paraId="5EA199B2" w14:textId="77F5C138" w:rsidR="00E935EC" w:rsidRPr="007F3D5B" w:rsidRDefault="00E935EC" w:rsidP="00E935EC">
      <w:pPr>
        <w:ind w:firstLineChars="100" w:firstLine="220"/>
        <w:rPr>
          <w:rFonts w:ascii="Arial" w:hAnsi="Arial" w:cs="Arial"/>
          <w:color w:val="000000"/>
          <w:sz w:val="22"/>
          <w:szCs w:val="22"/>
        </w:rPr>
      </w:pPr>
      <w:r w:rsidRPr="007F3D5B">
        <w:rPr>
          <w:rFonts w:ascii="Arial" w:hAnsi="Arial" w:cs="Arial"/>
          <w:color w:val="000000"/>
          <w:sz w:val="22"/>
          <w:szCs w:val="22"/>
        </w:rPr>
        <w:t xml:space="preserve">0.5 </w:t>
      </w:r>
      <w:r w:rsidR="000374AA">
        <w:rPr>
          <w:rFonts w:ascii="Arial" w:hAnsi="Arial" w:cs="Arial"/>
          <w:color w:val="000000"/>
          <w:sz w:val="22"/>
          <w:szCs w:val="22"/>
        </w:rPr>
        <w:t>μ</w:t>
      </w:r>
      <w:r w:rsidRPr="007F3D5B">
        <w:rPr>
          <w:rFonts w:ascii="Arial" w:hAnsi="Arial" w:cs="Arial"/>
          <w:color w:val="000000"/>
          <w:sz w:val="22"/>
          <w:szCs w:val="22"/>
        </w:rPr>
        <w:t>L Primer 1</w:t>
      </w:r>
    </w:p>
    <w:p w14:paraId="78922B89" w14:textId="3BEBD84C" w:rsidR="00E935EC" w:rsidRPr="007F3D5B" w:rsidRDefault="00E935EC" w:rsidP="00E935EC">
      <w:pPr>
        <w:ind w:firstLineChars="100" w:firstLine="220"/>
        <w:rPr>
          <w:rFonts w:ascii="Arial" w:hAnsi="Arial" w:cs="Arial"/>
          <w:color w:val="000000"/>
          <w:sz w:val="22"/>
          <w:szCs w:val="22"/>
        </w:rPr>
      </w:pPr>
      <w:r w:rsidRPr="007F3D5B">
        <w:rPr>
          <w:rFonts w:ascii="Arial" w:hAnsi="Arial" w:cs="Arial"/>
          <w:color w:val="000000"/>
          <w:sz w:val="22"/>
          <w:szCs w:val="22"/>
        </w:rPr>
        <w:t xml:space="preserve">0.5 </w:t>
      </w:r>
      <w:r w:rsidR="000374AA">
        <w:rPr>
          <w:rFonts w:ascii="Arial" w:hAnsi="Arial" w:cs="Arial"/>
          <w:color w:val="000000"/>
          <w:sz w:val="22"/>
          <w:szCs w:val="22"/>
        </w:rPr>
        <w:t>μ</w:t>
      </w:r>
      <w:r w:rsidRPr="007F3D5B">
        <w:rPr>
          <w:rFonts w:ascii="Arial" w:hAnsi="Arial" w:cs="Arial"/>
          <w:color w:val="000000"/>
          <w:sz w:val="22"/>
          <w:szCs w:val="22"/>
        </w:rPr>
        <w:t>L Primer 2</w:t>
      </w:r>
    </w:p>
    <w:p w14:paraId="1A9D19DD" w14:textId="5BB09034" w:rsidR="00E935EC" w:rsidRPr="007F3D5B" w:rsidRDefault="00E935EC" w:rsidP="00E935EC">
      <w:pPr>
        <w:ind w:firstLineChars="100" w:firstLine="220"/>
        <w:rPr>
          <w:rFonts w:ascii="Arial" w:hAnsi="Arial" w:cs="Arial"/>
          <w:color w:val="000000"/>
          <w:sz w:val="22"/>
          <w:szCs w:val="22"/>
        </w:rPr>
      </w:pPr>
      <w:r w:rsidRPr="007F3D5B">
        <w:rPr>
          <w:rFonts w:ascii="Arial" w:hAnsi="Arial" w:cs="Arial"/>
          <w:color w:val="000000"/>
          <w:sz w:val="22"/>
          <w:szCs w:val="22"/>
        </w:rPr>
        <w:t xml:space="preserve">2.5 </w:t>
      </w:r>
      <w:r w:rsidR="000374AA">
        <w:rPr>
          <w:rFonts w:ascii="Arial" w:hAnsi="Arial" w:cs="Arial"/>
          <w:color w:val="000000"/>
          <w:sz w:val="22"/>
          <w:szCs w:val="22"/>
        </w:rPr>
        <w:t>μ</w:t>
      </w:r>
      <w:r w:rsidRPr="007F3D5B">
        <w:rPr>
          <w:rFonts w:ascii="Arial" w:hAnsi="Arial" w:cs="Arial"/>
          <w:color w:val="000000"/>
          <w:sz w:val="22"/>
          <w:szCs w:val="22"/>
        </w:rPr>
        <w:t>L cDNA</w:t>
      </w:r>
    </w:p>
    <w:p w14:paraId="17F5E6C3" w14:textId="4A16D9ED" w:rsidR="00E935EC" w:rsidRPr="007F3D5B" w:rsidRDefault="00E935EC" w:rsidP="00E935EC">
      <w:pPr>
        <w:ind w:firstLineChars="100" w:firstLine="220"/>
        <w:rPr>
          <w:rFonts w:ascii="Arial" w:hAnsi="Arial" w:cs="Arial"/>
          <w:color w:val="000000"/>
          <w:sz w:val="22"/>
          <w:szCs w:val="22"/>
        </w:rPr>
      </w:pPr>
      <w:r w:rsidRPr="007F3D5B">
        <w:rPr>
          <w:rFonts w:ascii="Arial" w:hAnsi="Arial" w:cs="Arial"/>
          <w:color w:val="000000"/>
          <w:sz w:val="22"/>
          <w:szCs w:val="22"/>
        </w:rPr>
        <w:t xml:space="preserve">0.5 </w:t>
      </w:r>
      <w:r w:rsidR="000374AA">
        <w:rPr>
          <w:rFonts w:ascii="Arial" w:hAnsi="Arial" w:cs="Arial"/>
          <w:color w:val="000000"/>
          <w:sz w:val="22"/>
          <w:szCs w:val="22"/>
        </w:rPr>
        <w:t>μ</w:t>
      </w:r>
      <w:r w:rsidRPr="007F3D5B">
        <w:rPr>
          <w:rFonts w:ascii="Arial" w:hAnsi="Arial" w:cs="Arial"/>
          <w:color w:val="000000"/>
          <w:sz w:val="22"/>
          <w:szCs w:val="22"/>
        </w:rPr>
        <w:t>L  Phusion Hi Fidelity polymerase</w:t>
      </w:r>
    </w:p>
    <w:p w14:paraId="4FA29883" w14:textId="185D2DE4" w:rsidR="00E935EC" w:rsidRPr="007F3D5B" w:rsidRDefault="00E935EC" w:rsidP="00E935EC">
      <w:pPr>
        <w:ind w:firstLineChars="100" w:firstLine="220"/>
        <w:rPr>
          <w:rFonts w:ascii="Arial" w:hAnsi="Arial" w:cs="Arial"/>
          <w:color w:val="000000"/>
          <w:sz w:val="22"/>
          <w:szCs w:val="22"/>
        </w:rPr>
      </w:pPr>
      <w:r w:rsidRPr="007F3D5B">
        <w:rPr>
          <w:rFonts w:ascii="Arial" w:hAnsi="Arial" w:cs="Arial"/>
          <w:color w:val="000000"/>
          <w:sz w:val="22"/>
          <w:szCs w:val="22"/>
        </w:rPr>
        <w:t xml:space="preserve">35 </w:t>
      </w:r>
      <w:r w:rsidR="000374AA">
        <w:rPr>
          <w:rFonts w:ascii="Arial" w:hAnsi="Arial" w:cs="Arial"/>
          <w:color w:val="000000"/>
          <w:sz w:val="22"/>
          <w:szCs w:val="22"/>
        </w:rPr>
        <w:t>μ</w:t>
      </w:r>
      <w:r w:rsidRPr="007F3D5B">
        <w:rPr>
          <w:rFonts w:ascii="Arial" w:hAnsi="Arial" w:cs="Arial"/>
          <w:color w:val="000000"/>
          <w:sz w:val="22"/>
          <w:szCs w:val="22"/>
        </w:rPr>
        <w:t>L H2O</w:t>
      </w:r>
    </w:p>
    <w:p w14:paraId="2BC1B2FB" w14:textId="77777777" w:rsidR="00E935EC" w:rsidRPr="007F3D5B" w:rsidRDefault="00E935EC" w:rsidP="00E935EC">
      <w:pPr>
        <w:rPr>
          <w:rFonts w:ascii="Arial" w:hAnsi="Arial" w:cs="Arial"/>
          <w:sz w:val="20"/>
          <w:szCs w:val="20"/>
        </w:rPr>
      </w:pPr>
    </w:p>
    <w:p w14:paraId="40FC1569" w14:textId="77777777" w:rsidR="00E935EC" w:rsidRPr="007F3D5B" w:rsidRDefault="00E935EC" w:rsidP="00E935EC">
      <w:pPr>
        <w:rPr>
          <w:rFonts w:ascii="Arial" w:hAnsi="Arial" w:cs="Arial"/>
          <w:color w:val="000000"/>
          <w:sz w:val="22"/>
          <w:szCs w:val="22"/>
        </w:rPr>
      </w:pPr>
      <w:r w:rsidRPr="007F3D5B">
        <w:rPr>
          <w:rFonts w:ascii="Arial" w:hAnsi="Arial" w:cs="Arial"/>
          <w:color w:val="000000"/>
          <w:sz w:val="22"/>
          <w:szCs w:val="22"/>
        </w:rPr>
        <w:t xml:space="preserve">Run pcr: </w:t>
      </w:r>
    </w:p>
    <w:p w14:paraId="21CE28E6" w14:textId="77777777" w:rsidR="00E935EC" w:rsidRPr="007F3D5B" w:rsidRDefault="00E935EC" w:rsidP="00E935EC">
      <w:pPr>
        <w:ind w:firstLineChars="300" w:firstLine="660"/>
        <w:rPr>
          <w:rFonts w:ascii="Arial" w:hAnsi="Arial" w:cs="Arial"/>
          <w:color w:val="000000"/>
          <w:sz w:val="22"/>
          <w:szCs w:val="22"/>
        </w:rPr>
      </w:pPr>
      <w:r w:rsidRPr="007F3D5B">
        <w:rPr>
          <w:rFonts w:ascii="Arial" w:hAnsi="Arial" w:cs="Arial"/>
          <w:color w:val="000000"/>
          <w:sz w:val="22"/>
          <w:szCs w:val="22"/>
        </w:rPr>
        <w:t>98°C 1:00</w:t>
      </w:r>
    </w:p>
    <w:p w14:paraId="7D03CB87" w14:textId="77777777" w:rsidR="00E935EC" w:rsidRPr="007F3D5B" w:rsidRDefault="00E935EC" w:rsidP="00E935EC">
      <w:pPr>
        <w:ind w:firstLineChars="300" w:firstLine="660"/>
        <w:rPr>
          <w:rFonts w:ascii="Arial" w:hAnsi="Arial" w:cs="Arial"/>
          <w:color w:val="000000"/>
          <w:sz w:val="22"/>
          <w:szCs w:val="22"/>
        </w:rPr>
      </w:pPr>
      <w:r w:rsidRPr="007F3D5B">
        <w:rPr>
          <w:rFonts w:ascii="Arial" w:hAnsi="Arial" w:cs="Arial"/>
          <w:color w:val="000000"/>
          <w:sz w:val="22"/>
          <w:szCs w:val="22"/>
        </w:rPr>
        <w:t>98°C 0:10</w:t>
      </w:r>
    </w:p>
    <w:p w14:paraId="15A4014B" w14:textId="77777777" w:rsidR="00E935EC" w:rsidRPr="007F3D5B" w:rsidRDefault="00E935EC" w:rsidP="00E935EC">
      <w:pPr>
        <w:ind w:firstLine="660"/>
        <w:rPr>
          <w:rFonts w:ascii="Arial" w:hAnsi="Arial" w:cs="Arial"/>
          <w:color w:val="000000"/>
          <w:sz w:val="22"/>
          <w:szCs w:val="22"/>
        </w:rPr>
      </w:pPr>
      <w:r w:rsidRPr="007F3D5B">
        <w:rPr>
          <w:rFonts w:ascii="Arial" w:hAnsi="Arial" w:cs="Arial"/>
          <w:color w:val="000000"/>
          <w:sz w:val="22"/>
          <w:szCs w:val="22"/>
        </w:rPr>
        <w:t>62°C 0:10</w:t>
      </w:r>
    </w:p>
    <w:p w14:paraId="4FD2487A" w14:textId="77777777" w:rsidR="00E935EC" w:rsidRPr="007F3D5B" w:rsidRDefault="00E935EC" w:rsidP="00E935EC">
      <w:pPr>
        <w:ind w:firstLine="660"/>
        <w:rPr>
          <w:rFonts w:ascii="Arial" w:hAnsi="Arial" w:cs="Arial"/>
          <w:color w:val="000000"/>
          <w:sz w:val="22"/>
          <w:szCs w:val="22"/>
        </w:rPr>
      </w:pPr>
      <w:r w:rsidRPr="007F3D5B">
        <w:rPr>
          <w:rFonts w:ascii="Arial" w:hAnsi="Arial" w:cs="Arial"/>
          <w:color w:val="000000"/>
          <w:sz w:val="22"/>
          <w:szCs w:val="22"/>
        </w:rPr>
        <w:t>72°C 0:10</w:t>
      </w:r>
    </w:p>
    <w:p w14:paraId="51334CEE" w14:textId="77777777" w:rsidR="00E935EC" w:rsidRPr="007F3D5B" w:rsidRDefault="00E935EC" w:rsidP="00E935EC">
      <w:pPr>
        <w:ind w:firstLine="660"/>
        <w:rPr>
          <w:rFonts w:ascii="Arial" w:hAnsi="Arial" w:cs="Arial"/>
          <w:color w:val="000000"/>
          <w:sz w:val="22"/>
          <w:szCs w:val="22"/>
        </w:rPr>
      </w:pPr>
      <w:r w:rsidRPr="007F3D5B">
        <w:rPr>
          <w:rFonts w:ascii="Arial" w:hAnsi="Arial" w:cs="Arial"/>
          <w:color w:val="000000"/>
          <w:sz w:val="22"/>
          <w:szCs w:val="22"/>
        </w:rPr>
        <w:t>(38 cycles)</w:t>
      </w:r>
    </w:p>
    <w:p w14:paraId="381B33C8" w14:textId="77777777" w:rsidR="00E935EC" w:rsidRPr="007F3D5B" w:rsidRDefault="00E935EC" w:rsidP="00E935EC">
      <w:pPr>
        <w:ind w:firstLine="660"/>
        <w:rPr>
          <w:rFonts w:ascii="Arial" w:hAnsi="Arial" w:cs="Arial"/>
          <w:color w:val="000000"/>
          <w:sz w:val="22"/>
          <w:szCs w:val="22"/>
        </w:rPr>
      </w:pPr>
      <w:r w:rsidRPr="007F3D5B">
        <w:rPr>
          <w:rFonts w:ascii="Arial" w:hAnsi="Arial" w:cs="Arial"/>
          <w:color w:val="000000"/>
          <w:sz w:val="22"/>
          <w:szCs w:val="22"/>
        </w:rPr>
        <w:t>72°C 0:10</w:t>
      </w:r>
    </w:p>
    <w:p w14:paraId="365FA183" w14:textId="77777777" w:rsidR="00E935EC" w:rsidRPr="007F3D5B" w:rsidRDefault="00E935EC" w:rsidP="00A047CC">
      <w:pPr>
        <w:rPr>
          <w:rFonts w:ascii="Arial" w:hAnsi="Arial" w:cs="Arial"/>
        </w:rPr>
      </w:pPr>
    </w:p>
    <w:p w14:paraId="3A0B6A61" w14:textId="77777777" w:rsidR="006B50C9" w:rsidRPr="007F3D5B" w:rsidRDefault="006B50C9" w:rsidP="00A047CC">
      <w:pPr>
        <w:rPr>
          <w:rFonts w:ascii="Arial" w:hAnsi="Arial" w:cs="Arial"/>
        </w:rPr>
      </w:pPr>
    </w:p>
    <w:p w14:paraId="196EB324" w14:textId="77777777" w:rsidR="006B50C9" w:rsidRPr="007F3D5B" w:rsidRDefault="006B50C9" w:rsidP="00A047CC">
      <w:pPr>
        <w:rPr>
          <w:rFonts w:ascii="Arial" w:hAnsi="Arial" w:cs="Arial"/>
        </w:rPr>
      </w:pPr>
    </w:p>
    <w:p w14:paraId="60EBAA05" w14:textId="77777777" w:rsidR="006B50C9" w:rsidRPr="007F3D5B" w:rsidRDefault="006B50C9" w:rsidP="00A047CC">
      <w:pPr>
        <w:rPr>
          <w:rFonts w:ascii="Arial" w:hAnsi="Arial" w:cs="Arial"/>
        </w:rPr>
      </w:pPr>
    </w:p>
    <w:p w14:paraId="025EF617" w14:textId="77777777" w:rsidR="006F2BEC" w:rsidRDefault="006F2BEC" w:rsidP="00B06819">
      <w:pPr>
        <w:pStyle w:val="Heading2"/>
        <w:spacing w:before="0"/>
        <w:rPr>
          <w:rFonts w:ascii="Arial" w:hAnsi="Arial" w:cs="Arial"/>
        </w:rPr>
      </w:pPr>
      <w:r>
        <w:rPr>
          <w:rFonts w:ascii="Arial" w:hAnsi="Arial" w:cs="Arial"/>
        </w:rPr>
        <w:t xml:space="preserve"> </w:t>
      </w:r>
    </w:p>
    <w:p w14:paraId="5A22381E" w14:textId="77777777" w:rsidR="006F2BEC" w:rsidRDefault="006F2BEC">
      <w:pPr>
        <w:rPr>
          <w:rFonts w:ascii="Arial" w:eastAsiaTheme="majorEastAsia" w:hAnsi="Arial" w:cs="Arial"/>
          <w:color w:val="2F5496" w:themeColor="accent1" w:themeShade="BF"/>
          <w:sz w:val="26"/>
          <w:szCs w:val="26"/>
        </w:rPr>
      </w:pPr>
      <w:r>
        <w:rPr>
          <w:rFonts w:ascii="Arial" w:hAnsi="Arial" w:cs="Arial"/>
        </w:rPr>
        <w:br w:type="page"/>
      </w:r>
    </w:p>
    <w:p w14:paraId="557F2DB0" w14:textId="10139405" w:rsidR="00B06819" w:rsidRPr="007F3D5B" w:rsidRDefault="00B06819" w:rsidP="00B06819">
      <w:pPr>
        <w:pStyle w:val="Heading2"/>
        <w:spacing w:before="0"/>
        <w:rPr>
          <w:rFonts w:ascii="Arial" w:hAnsi="Arial" w:cs="Arial"/>
        </w:rPr>
      </w:pPr>
      <w:bookmarkStart w:id="37" w:name="_Toc79134769"/>
      <w:r w:rsidRPr="007F3D5B">
        <w:rPr>
          <w:rFonts w:ascii="Arial" w:hAnsi="Arial" w:cs="Arial"/>
        </w:rPr>
        <w:lastRenderedPageBreak/>
        <w:t>Production of fresh TCR virus</w:t>
      </w:r>
      <w:bookmarkEnd w:id="37"/>
      <w:r w:rsidRPr="007F3D5B">
        <w:rPr>
          <w:rFonts w:ascii="Arial" w:hAnsi="Arial" w:cs="Arial"/>
        </w:rPr>
        <w:t xml:space="preserve"> </w:t>
      </w:r>
    </w:p>
    <w:p w14:paraId="0B08A330" w14:textId="77777777" w:rsidR="00B06819" w:rsidRPr="007F3D5B" w:rsidRDefault="00B06819" w:rsidP="00B06819">
      <w:pPr>
        <w:rPr>
          <w:rFonts w:ascii="Arial" w:hAnsi="Arial" w:cs="Arial"/>
          <w:b/>
          <w:i/>
          <w:sz w:val="22"/>
          <w:szCs w:val="22"/>
        </w:rPr>
      </w:pPr>
      <w:r w:rsidRPr="007F3D5B">
        <w:rPr>
          <w:rFonts w:ascii="Arial" w:hAnsi="Arial" w:cs="Arial"/>
          <w:b/>
          <w:i/>
          <w:sz w:val="22"/>
          <w:szCs w:val="22"/>
        </w:rPr>
        <w:t xml:space="preserve">If using fresh viral supernatant: </w:t>
      </w:r>
    </w:p>
    <w:p w14:paraId="656931A4" w14:textId="77777777" w:rsidR="00B06819" w:rsidRPr="007F3D5B" w:rsidRDefault="00B06819" w:rsidP="00B06819">
      <w:pPr>
        <w:rPr>
          <w:rFonts w:ascii="Arial" w:hAnsi="Arial" w:cs="Arial"/>
          <w:b/>
          <w:sz w:val="22"/>
          <w:szCs w:val="22"/>
        </w:rPr>
      </w:pPr>
    </w:p>
    <w:p w14:paraId="0FA24C2E" w14:textId="77777777" w:rsidR="00B06819" w:rsidRPr="007F3D5B" w:rsidRDefault="00B06819" w:rsidP="00B06819">
      <w:pPr>
        <w:rPr>
          <w:rFonts w:ascii="Arial" w:hAnsi="Arial" w:cs="Arial"/>
          <w:b/>
          <w:sz w:val="22"/>
          <w:szCs w:val="22"/>
        </w:rPr>
      </w:pPr>
      <w:r w:rsidRPr="007F3D5B">
        <w:rPr>
          <w:rFonts w:ascii="Arial" w:hAnsi="Arial" w:cs="Arial"/>
          <w:b/>
          <w:sz w:val="22"/>
          <w:szCs w:val="22"/>
        </w:rPr>
        <w:t>PM: Preparation of 293T Lenti-X Cells, Round 1</w:t>
      </w:r>
    </w:p>
    <w:p w14:paraId="60512DE4" w14:textId="77777777" w:rsidR="00B06819" w:rsidRPr="007F3D5B" w:rsidRDefault="00B06819" w:rsidP="00B06819">
      <w:pPr>
        <w:rPr>
          <w:rFonts w:ascii="Arial" w:hAnsi="Arial" w:cs="Arial"/>
          <w:sz w:val="22"/>
          <w:szCs w:val="22"/>
        </w:rPr>
      </w:pPr>
      <w:r w:rsidRPr="007F3D5B">
        <w:rPr>
          <w:rFonts w:ascii="Arial" w:hAnsi="Arial" w:cs="Arial"/>
          <w:b/>
          <w:sz w:val="22"/>
          <w:szCs w:val="22"/>
        </w:rPr>
        <w:t>Day -12 to -10</w:t>
      </w:r>
      <w:r w:rsidRPr="007F3D5B">
        <w:rPr>
          <w:rFonts w:ascii="Arial" w:hAnsi="Arial" w:cs="Arial"/>
          <w:sz w:val="22"/>
          <w:szCs w:val="22"/>
        </w:rPr>
        <w:t xml:space="preserve"> -&gt; Thaw 293 cells 5M in T75 with 15ml cDMEM. </w:t>
      </w:r>
    </w:p>
    <w:p w14:paraId="255A71FA" w14:textId="77777777" w:rsidR="00B06819" w:rsidRPr="007F3D5B" w:rsidRDefault="00B06819" w:rsidP="005413FC">
      <w:pPr>
        <w:pStyle w:val="ListParagraph"/>
        <w:numPr>
          <w:ilvl w:val="0"/>
          <w:numId w:val="11"/>
        </w:numPr>
        <w:spacing w:after="0" w:line="240" w:lineRule="auto"/>
        <w:rPr>
          <w:rFonts w:ascii="Arial" w:hAnsi="Arial" w:cs="Arial"/>
        </w:rPr>
      </w:pPr>
      <w:r w:rsidRPr="007F3D5B">
        <w:rPr>
          <w:rFonts w:ascii="Arial" w:hAnsi="Arial" w:cs="Arial"/>
        </w:rPr>
        <w:t>Will need 1M per well X 2well/construct (add excess)</w:t>
      </w:r>
    </w:p>
    <w:p w14:paraId="19D337C0" w14:textId="77777777" w:rsidR="00B06819" w:rsidRPr="007F3D5B" w:rsidRDefault="00B06819" w:rsidP="00B06819">
      <w:pPr>
        <w:pStyle w:val="ListParagraph"/>
        <w:spacing w:after="0" w:line="240" w:lineRule="auto"/>
        <w:rPr>
          <w:rFonts w:ascii="Arial" w:hAnsi="Arial" w:cs="Arial"/>
        </w:rPr>
      </w:pPr>
    </w:p>
    <w:p w14:paraId="570E6F81" w14:textId="77777777" w:rsidR="00B06819" w:rsidRPr="007F3D5B" w:rsidRDefault="00B06819" w:rsidP="00B06819">
      <w:pPr>
        <w:rPr>
          <w:rFonts w:ascii="Arial" w:hAnsi="Arial" w:cs="Arial"/>
          <w:sz w:val="22"/>
          <w:szCs w:val="22"/>
        </w:rPr>
      </w:pPr>
      <w:r w:rsidRPr="007F3D5B">
        <w:rPr>
          <w:rFonts w:ascii="Arial" w:hAnsi="Arial" w:cs="Arial"/>
          <w:b/>
          <w:sz w:val="22"/>
          <w:szCs w:val="22"/>
        </w:rPr>
        <w:t>DAY -5</w:t>
      </w:r>
      <w:r w:rsidRPr="007F3D5B">
        <w:rPr>
          <w:rFonts w:ascii="Arial" w:hAnsi="Arial" w:cs="Arial"/>
          <w:sz w:val="22"/>
          <w:szCs w:val="22"/>
        </w:rPr>
        <w:t xml:space="preserve">: </w:t>
      </w:r>
    </w:p>
    <w:p w14:paraId="5FD88EE3" w14:textId="77777777" w:rsidR="00B06819" w:rsidRPr="007F3D5B" w:rsidRDefault="00B06819" w:rsidP="005413FC">
      <w:pPr>
        <w:pStyle w:val="ListParagraph"/>
        <w:numPr>
          <w:ilvl w:val="0"/>
          <w:numId w:val="12"/>
        </w:numPr>
        <w:spacing w:after="0" w:line="240" w:lineRule="auto"/>
        <w:rPr>
          <w:rFonts w:ascii="Arial" w:hAnsi="Arial" w:cs="Arial"/>
        </w:rPr>
      </w:pPr>
      <w:r w:rsidRPr="007F3D5B">
        <w:rPr>
          <w:rFonts w:ascii="Arial" w:hAnsi="Arial" w:cs="Arial"/>
        </w:rPr>
        <w:t xml:space="preserve">split 293T cells </w:t>
      </w:r>
    </w:p>
    <w:p w14:paraId="11EE914E" w14:textId="77777777" w:rsidR="00B06819" w:rsidRPr="007F3D5B" w:rsidRDefault="00B06819" w:rsidP="005413FC">
      <w:pPr>
        <w:pStyle w:val="ListParagraph"/>
        <w:numPr>
          <w:ilvl w:val="0"/>
          <w:numId w:val="11"/>
        </w:numPr>
        <w:spacing w:after="0" w:line="240" w:lineRule="auto"/>
        <w:rPr>
          <w:rFonts w:ascii="Arial" w:hAnsi="Arial" w:cs="Arial"/>
          <w:color w:val="000000" w:themeColor="text1"/>
        </w:rPr>
      </w:pPr>
      <w:r w:rsidRPr="007F3D5B">
        <w:rPr>
          <w:rFonts w:ascii="Arial" w:hAnsi="Arial" w:cs="Arial"/>
          <w:color w:val="000000" w:themeColor="text1"/>
        </w:rPr>
        <w:t>MaxiPREP plasmids for lentivirus production.</w:t>
      </w:r>
    </w:p>
    <w:p w14:paraId="084913F6" w14:textId="77777777" w:rsidR="00B06819" w:rsidRPr="007F3D5B" w:rsidRDefault="00B06819" w:rsidP="00B06819">
      <w:pPr>
        <w:rPr>
          <w:rFonts w:ascii="Arial" w:hAnsi="Arial" w:cs="Arial"/>
          <w:b/>
          <w:sz w:val="22"/>
          <w:szCs w:val="22"/>
        </w:rPr>
      </w:pPr>
    </w:p>
    <w:p w14:paraId="768F87CD" w14:textId="77777777" w:rsidR="00B06819" w:rsidRPr="007F3D5B" w:rsidRDefault="00B06819" w:rsidP="00B06819">
      <w:pPr>
        <w:rPr>
          <w:rFonts w:ascii="Arial" w:hAnsi="Arial" w:cs="Arial"/>
          <w:sz w:val="22"/>
          <w:szCs w:val="22"/>
        </w:rPr>
      </w:pPr>
      <w:r w:rsidRPr="007F3D5B">
        <w:rPr>
          <w:rFonts w:ascii="Arial" w:hAnsi="Arial" w:cs="Arial"/>
          <w:b/>
          <w:sz w:val="22"/>
          <w:szCs w:val="22"/>
        </w:rPr>
        <w:t>Day -2</w:t>
      </w:r>
      <w:r w:rsidRPr="007F3D5B">
        <w:rPr>
          <w:rFonts w:ascii="Arial" w:hAnsi="Arial" w:cs="Arial"/>
          <w:sz w:val="22"/>
          <w:szCs w:val="22"/>
        </w:rPr>
        <w:t xml:space="preserve"> (preparation of transfection)</w:t>
      </w:r>
    </w:p>
    <w:p w14:paraId="7B59AF97" w14:textId="77777777" w:rsidR="00B06819" w:rsidRPr="007F3D5B" w:rsidRDefault="00B06819" w:rsidP="00B06819">
      <w:pPr>
        <w:rPr>
          <w:rFonts w:ascii="Arial" w:hAnsi="Arial" w:cs="Arial"/>
          <w:b/>
          <w:sz w:val="22"/>
          <w:szCs w:val="22"/>
        </w:rPr>
      </w:pPr>
      <w:r w:rsidRPr="007F3D5B">
        <w:rPr>
          <w:rFonts w:ascii="Arial" w:hAnsi="Arial" w:cs="Arial"/>
          <w:sz w:val="22"/>
          <w:szCs w:val="22"/>
        </w:rPr>
        <w:t xml:space="preserve">Transfer 9x10^5 293T cells in 3mL cDMEM medium into a well of 6 wells culture plate to yield 60-70% confluence for transfection the next day. </w:t>
      </w:r>
      <w:r w:rsidRPr="007F3D5B">
        <w:rPr>
          <w:rFonts w:ascii="Arial" w:hAnsi="Arial" w:cs="Arial"/>
          <w:b/>
          <w:sz w:val="22"/>
          <w:szCs w:val="22"/>
        </w:rPr>
        <w:t>Prepare X plates</w:t>
      </w:r>
    </w:p>
    <w:p w14:paraId="3AB23841" w14:textId="77777777" w:rsidR="00B06819" w:rsidRPr="007F3D5B" w:rsidRDefault="00B06819" w:rsidP="00B06819">
      <w:pPr>
        <w:rPr>
          <w:rFonts w:ascii="Arial" w:hAnsi="Arial" w:cs="Arial"/>
          <w:b/>
          <w:sz w:val="22"/>
          <w:szCs w:val="22"/>
        </w:rPr>
      </w:pPr>
    </w:p>
    <w:p w14:paraId="6224EDF4" w14:textId="77777777" w:rsidR="00B06819" w:rsidRPr="007F3D5B" w:rsidRDefault="00B06819" w:rsidP="00B06819">
      <w:pPr>
        <w:rPr>
          <w:rFonts w:ascii="Arial" w:hAnsi="Arial" w:cs="Arial"/>
          <w:sz w:val="22"/>
          <w:szCs w:val="22"/>
        </w:rPr>
      </w:pPr>
      <w:r w:rsidRPr="007F3D5B">
        <w:rPr>
          <w:rFonts w:ascii="Arial" w:hAnsi="Arial" w:cs="Arial"/>
          <w:b/>
          <w:sz w:val="22"/>
          <w:szCs w:val="22"/>
        </w:rPr>
        <w:t xml:space="preserve"> Day -1</w:t>
      </w:r>
      <w:r w:rsidRPr="007F3D5B">
        <w:rPr>
          <w:rFonts w:ascii="Arial" w:hAnsi="Arial" w:cs="Arial"/>
          <w:sz w:val="22"/>
          <w:szCs w:val="22"/>
        </w:rPr>
        <w:t xml:space="preserve"> (</w:t>
      </w:r>
      <w:r w:rsidRPr="007F3D5B">
        <w:rPr>
          <w:rFonts w:ascii="Arial" w:hAnsi="Arial" w:cs="Arial"/>
          <w:b/>
          <w:sz w:val="22"/>
          <w:szCs w:val="22"/>
        </w:rPr>
        <w:t>transfection</w:t>
      </w:r>
      <w:r w:rsidRPr="007F3D5B">
        <w:rPr>
          <w:rFonts w:ascii="Arial" w:hAnsi="Arial" w:cs="Arial"/>
          <w:sz w:val="22"/>
          <w:szCs w:val="22"/>
        </w:rPr>
        <w:t>, using ClonTech CalPhos transfection kit Cat# 631312)</w:t>
      </w:r>
    </w:p>
    <w:p w14:paraId="3DC98966" w14:textId="77777777" w:rsidR="00B06819" w:rsidRPr="007F3D5B" w:rsidRDefault="00B06819" w:rsidP="00B06819">
      <w:pPr>
        <w:rPr>
          <w:rFonts w:ascii="Arial" w:hAnsi="Arial" w:cs="Arial"/>
          <w:sz w:val="22"/>
          <w:szCs w:val="22"/>
        </w:rPr>
      </w:pPr>
    </w:p>
    <w:p w14:paraId="77A8ED23" w14:textId="77777777" w:rsidR="00B06819" w:rsidRPr="007F3D5B" w:rsidRDefault="00B06819" w:rsidP="00B06819">
      <w:pPr>
        <w:ind w:left="180" w:hanging="180"/>
        <w:rPr>
          <w:rFonts w:ascii="Arial" w:hAnsi="Arial" w:cs="Arial"/>
          <w:sz w:val="22"/>
          <w:szCs w:val="22"/>
        </w:rPr>
      </w:pPr>
      <w:r w:rsidRPr="007F3D5B">
        <w:rPr>
          <w:rFonts w:ascii="Arial" w:hAnsi="Arial" w:cs="Arial"/>
          <w:sz w:val="22"/>
          <w:szCs w:val="22"/>
        </w:rPr>
        <w:t>1. Add transfection mix in 15 mL conical tube in this following order: water, DNA, 2MCaCl</w:t>
      </w:r>
      <w:r w:rsidRPr="007F3D5B">
        <w:rPr>
          <w:rFonts w:ascii="Arial" w:hAnsi="Arial" w:cs="Arial"/>
          <w:sz w:val="22"/>
          <w:szCs w:val="22"/>
          <w:vertAlign w:val="subscript"/>
        </w:rPr>
        <w:t xml:space="preserve">2 </w:t>
      </w:r>
      <w:r w:rsidRPr="007F3D5B">
        <w:rPr>
          <w:rFonts w:ascii="Arial" w:hAnsi="Arial" w:cs="Arial"/>
          <w:sz w:val="22"/>
          <w:szCs w:val="22"/>
        </w:rPr>
        <w:t>solution.</w:t>
      </w:r>
    </w:p>
    <w:p w14:paraId="269E44D0" w14:textId="77777777" w:rsidR="00B06819" w:rsidRPr="007F3D5B" w:rsidRDefault="00B06819" w:rsidP="00B06819">
      <w:pPr>
        <w:rPr>
          <w:rFonts w:ascii="Arial" w:hAnsi="Arial" w:cs="Arial"/>
          <w:sz w:val="22"/>
          <w:szCs w:val="22"/>
        </w:rPr>
      </w:pPr>
      <w:r w:rsidRPr="007F3D5B">
        <w:rPr>
          <w:rFonts w:ascii="Arial" w:hAnsi="Arial" w:cs="Arial"/>
          <w:sz w:val="22"/>
          <w:szCs w:val="22"/>
        </w:rPr>
        <w:t>Amount per reaction:</w:t>
      </w:r>
    </w:p>
    <w:p w14:paraId="20C2A506" w14:textId="03128C31" w:rsidR="00B06819" w:rsidRPr="007F3D5B" w:rsidRDefault="00B06819" w:rsidP="00B06819">
      <w:pPr>
        <w:rPr>
          <w:rFonts w:ascii="Arial" w:hAnsi="Arial" w:cs="Arial"/>
          <w:sz w:val="22"/>
          <w:szCs w:val="22"/>
        </w:rPr>
      </w:pPr>
      <w:r w:rsidRPr="007F3D5B">
        <w:rPr>
          <w:rFonts w:ascii="Arial" w:hAnsi="Arial" w:cs="Arial"/>
          <w:sz w:val="22"/>
          <w:szCs w:val="22"/>
        </w:rPr>
        <w:t xml:space="preserve">Vector DNA </w:t>
      </w:r>
      <w:r w:rsidRPr="007F3D5B">
        <w:rPr>
          <w:rFonts w:ascii="Arial" w:hAnsi="Arial" w:cs="Arial"/>
          <w:sz w:val="22"/>
          <w:szCs w:val="22"/>
        </w:rPr>
        <w:tab/>
        <w:t>7</w:t>
      </w:r>
      <w:r w:rsidR="00A746B3">
        <w:rPr>
          <w:rFonts w:ascii="Arial" w:hAnsi="Arial" w:cs="Arial"/>
          <w:color w:val="000000"/>
          <w:sz w:val="22"/>
          <w:szCs w:val="22"/>
        </w:rPr>
        <w:t>μ</w:t>
      </w:r>
      <w:r w:rsidRPr="007F3D5B">
        <w:rPr>
          <w:rFonts w:ascii="Arial" w:hAnsi="Arial" w:cs="Arial"/>
          <w:sz w:val="22"/>
          <w:szCs w:val="22"/>
        </w:rPr>
        <w:t>g</w:t>
      </w:r>
    </w:p>
    <w:p w14:paraId="66419944" w14:textId="662E7168" w:rsidR="00B06819" w:rsidRPr="007F3D5B" w:rsidRDefault="00B06819" w:rsidP="00B06819">
      <w:pPr>
        <w:rPr>
          <w:rFonts w:ascii="Arial" w:hAnsi="Arial" w:cs="Arial"/>
          <w:sz w:val="22"/>
          <w:szCs w:val="22"/>
        </w:rPr>
      </w:pPr>
      <w:r w:rsidRPr="007F3D5B">
        <w:rPr>
          <w:rFonts w:ascii="Arial" w:hAnsi="Arial" w:cs="Arial"/>
          <w:sz w:val="22"/>
          <w:szCs w:val="22"/>
        </w:rPr>
        <w:t>PAX2</w:t>
      </w:r>
      <w:r w:rsidRPr="007F3D5B">
        <w:rPr>
          <w:rFonts w:ascii="Arial" w:hAnsi="Arial" w:cs="Arial"/>
          <w:sz w:val="22"/>
          <w:szCs w:val="22"/>
        </w:rPr>
        <w:tab/>
      </w:r>
      <w:r w:rsidRPr="007F3D5B">
        <w:rPr>
          <w:rFonts w:ascii="Arial" w:hAnsi="Arial" w:cs="Arial"/>
          <w:sz w:val="22"/>
          <w:szCs w:val="22"/>
        </w:rPr>
        <w:tab/>
        <w:t>6</w:t>
      </w:r>
      <w:r w:rsidR="00A746B3">
        <w:rPr>
          <w:rFonts w:ascii="Arial" w:hAnsi="Arial" w:cs="Arial"/>
          <w:color w:val="000000"/>
          <w:sz w:val="22"/>
          <w:szCs w:val="22"/>
        </w:rPr>
        <w:t>μ</w:t>
      </w:r>
      <w:r w:rsidRPr="007F3D5B">
        <w:rPr>
          <w:rFonts w:ascii="Arial" w:hAnsi="Arial" w:cs="Arial"/>
          <w:sz w:val="22"/>
          <w:szCs w:val="22"/>
        </w:rPr>
        <w:t>g</w:t>
      </w:r>
    </w:p>
    <w:p w14:paraId="7DA1A77B" w14:textId="3B402FE3" w:rsidR="00B06819" w:rsidRPr="007F3D5B" w:rsidRDefault="00B06819" w:rsidP="00B06819">
      <w:pPr>
        <w:tabs>
          <w:tab w:val="left" w:pos="360"/>
        </w:tabs>
        <w:rPr>
          <w:rFonts w:ascii="Arial" w:hAnsi="Arial" w:cs="Arial"/>
          <w:sz w:val="22"/>
          <w:szCs w:val="22"/>
        </w:rPr>
      </w:pPr>
      <w:r w:rsidRPr="007F3D5B">
        <w:rPr>
          <w:rFonts w:ascii="Arial" w:hAnsi="Arial" w:cs="Arial"/>
          <w:sz w:val="22"/>
          <w:szCs w:val="22"/>
        </w:rPr>
        <w:t>VSV-G</w:t>
      </w:r>
      <w:r w:rsidRPr="007F3D5B">
        <w:rPr>
          <w:rFonts w:ascii="Arial" w:hAnsi="Arial" w:cs="Arial"/>
          <w:sz w:val="22"/>
          <w:szCs w:val="22"/>
        </w:rPr>
        <w:tab/>
      </w:r>
      <w:r w:rsidRPr="007F3D5B">
        <w:rPr>
          <w:rFonts w:ascii="Arial" w:hAnsi="Arial" w:cs="Arial"/>
          <w:sz w:val="22"/>
          <w:szCs w:val="22"/>
        </w:rPr>
        <w:tab/>
        <w:t>5</w:t>
      </w:r>
      <w:r w:rsidR="00A746B3">
        <w:rPr>
          <w:rFonts w:ascii="Arial" w:hAnsi="Arial" w:cs="Arial"/>
          <w:color w:val="000000"/>
          <w:sz w:val="22"/>
          <w:szCs w:val="22"/>
        </w:rPr>
        <w:t>μ</w:t>
      </w:r>
      <w:r w:rsidRPr="007F3D5B">
        <w:rPr>
          <w:rFonts w:ascii="Arial" w:hAnsi="Arial" w:cs="Arial"/>
          <w:sz w:val="22"/>
          <w:szCs w:val="22"/>
        </w:rPr>
        <w:t>g</w:t>
      </w:r>
    </w:p>
    <w:p w14:paraId="3DA31B76" w14:textId="61E6ECB0" w:rsidR="00B06819" w:rsidRPr="007F3D5B" w:rsidRDefault="00B06819" w:rsidP="00B06819">
      <w:pPr>
        <w:tabs>
          <w:tab w:val="left" w:pos="360"/>
        </w:tabs>
        <w:rPr>
          <w:rFonts w:ascii="Arial" w:hAnsi="Arial" w:cs="Arial"/>
          <w:b/>
          <w:sz w:val="22"/>
          <w:szCs w:val="22"/>
        </w:rPr>
      </w:pPr>
      <w:r w:rsidRPr="007F3D5B">
        <w:rPr>
          <w:rFonts w:ascii="Arial" w:hAnsi="Arial" w:cs="Arial"/>
          <w:b/>
          <w:sz w:val="22"/>
          <w:szCs w:val="22"/>
        </w:rPr>
        <w:t>Total</w:t>
      </w:r>
      <w:r w:rsidRPr="007F3D5B">
        <w:rPr>
          <w:rFonts w:ascii="Arial" w:hAnsi="Arial" w:cs="Arial"/>
          <w:b/>
          <w:sz w:val="22"/>
          <w:szCs w:val="22"/>
        </w:rPr>
        <w:tab/>
      </w:r>
      <w:r w:rsidRPr="007F3D5B">
        <w:rPr>
          <w:rFonts w:ascii="Arial" w:hAnsi="Arial" w:cs="Arial"/>
          <w:b/>
          <w:sz w:val="22"/>
          <w:szCs w:val="22"/>
        </w:rPr>
        <w:tab/>
        <w:t xml:space="preserve">18 </w:t>
      </w:r>
      <w:r w:rsidR="00A746B3">
        <w:rPr>
          <w:rFonts w:ascii="Arial" w:hAnsi="Arial" w:cs="Arial"/>
          <w:color w:val="000000"/>
          <w:sz w:val="22"/>
          <w:szCs w:val="22"/>
        </w:rPr>
        <w:t>μ</w:t>
      </w:r>
      <w:r w:rsidRPr="007F3D5B">
        <w:rPr>
          <w:rFonts w:ascii="Arial" w:hAnsi="Arial" w:cs="Arial"/>
          <w:b/>
          <w:sz w:val="22"/>
          <w:szCs w:val="22"/>
        </w:rPr>
        <w:t>g</w:t>
      </w:r>
    </w:p>
    <w:p w14:paraId="3561486C" w14:textId="5BCCC22F" w:rsidR="00B06819" w:rsidRPr="007F3D5B" w:rsidRDefault="00B06819" w:rsidP="00B06819">
      <w:pPr>
        <w:rPr>
          <w:rFonts w:ascii="Arial" w:hAnsi="Arial" w:cs="Arial"/>
          <w:sz w:val="22"/>
          <w:szCs w:val="22"/>
        </w:rPr>
      </w:pPr>
      <w:r w:rsidRPr="007F3D5B">
        <w:rPr>
          <w:rFonts w:ascii="Arial" w:hAnsi="Arial" w:cs="Arial"/>
          <w:sz w:val="22"/>
          <w:szCs w:val="22"/>
        </w:rPr>
        <w:t>Water</w:t>
      </w:r>
      <w:r w:rsidRPr="007F3D5B">
        <w:rPr>
          <w:rFonts w:ascii="Arial" w:hAnsi="Arial" w:cs="Arial"/>
          <w:sz w:val="22"/>
          <w:szCs w:val="22"/>
        </w:rPr>
        <w:tab/>
      </w:r>
      <w:r w:rsidRPr="007F3D5B">
        <w:rPr>
          <w:rFonts w:ascii="Arial" w:hAnsi="Arial" w:cs="Arial"/>
          <w:sz w:val="22"/>
          <w:szCs w:val="22"/>
        </w:rPr>
        <w:tab/>
        <w:t>150</w:t>
      </w:r>
      <w:r w:rsidR="00A746B3">
        <w:rPr>
          <w:rFonts w:ascii="Arial" w:hAnsi="Arial" w:cs="Arial"/>
          <w:color w:val="000000"/>
          <w:sz w:val="22"/>
          <w:szCs w:val="22"/>
        </w:rPr>
        <w:t>μ</w:t>
      </w:r>
      <w:r w:rsidRPr="007F3D5B">
        <w:rPr>
          <w:rFonts w:ascii="Arial" w:hAnsi="Arial" w:cs="Arial"/>
          <w:sz w:val="22"/>
          <w:szCs w:val="22"/>
        </w:rPr>
        <w:t>L (total)</w:t>
      </w:r>
    </w:p>
    <w:p w14:paraId="6F4EE736" w14:textId="7A381D1A" w:rsidR="00B06819" w:rsidRPr="00446481" w:rsidRDefault="00B06819" w:rsidP="00B06819">
      <w:pPr>
        <w:rPr>
          <w:rFonts w:ascii="Arial" w:hAnsi="Arial" w:cs="Arial"/>
          <w:sz w:val="22"/>
          <w:szCs w:val="22"/>
        </w:rPr>
      </w:pPr>
      <w:r w:rsidRPr="007F3D5B">
        <w:rPr>
          <w:rFonts w:ascii="Arial" w:hAnsi="Arial" w:cs="Arial"/>
          <w:sz w:val="22"/>
          <w:szCs w:val="22"/>
        </w:rPr>
        <w:t>CaCl</w:t>
      </w:r>
      <w:r w:rsidRPr="007F3D5B">
        <w:rPr>
          <w:rFonts w:ascii="Arial" w:hAnsi="Arial" w:cs="Arial"/>
          <w:sz w:val="22"/>
          <w:szCs w:val="22"/>
          <w:vertAlign w:val="subscript"/>
        </w:rPr>
        <w:t xml:space="preserve">2 </w:t>
      </w:r>
      <w:r w:rsidRPr="007F3D5B">
        <w:rPr>
          <w:rFonts w:ascii="Arial" w:hAnsi="Arial" w:cs="Arial"/>
          <w:sz w:val="22"/>
          <w:szCs w:val="22"/>
        </w:rPr>
        <w:t>solution</w:t>
      </w:r>
      <w:r w:rsidRPr="007F3D5B">
        <w:rPr>
          <w:rFonts w:ascii="Arial" w:hAnsi="Arial" w:cs="Arial"/>
          <w:sz w:val="22"/>
          <w:szCs w:val="22"/>
        </w:rPr>
        <w:tab/>
        <w:t>18.3</w:t>
      </w:r>
      <w:r w:rsidR="00A746B3">
        <w:rPr>
          <w:rFonts w:ascii="Arial" w:hAnsi="Arial" w:cs="Arial"/>
          <w:color w:val="000000"/>
          <w:sz w:val="22"/>
          <w:szCs w:val="22"/>
        </w:rPr>
        <w:t>μ</w:t>
      </w:r>
      <w:r w:rsidRPr="007F3D5B">
        <w:rPr>
          <w:rFonts w:ascii="Arial" w:hAnsi="Arial" w:cs="Arial"/>
          <w:sz w:val="22"/>
          <w:szCs w:val="22"/>
        </w:rPr>
        <w:t>L (250mM final concentration)</w:t>
      </w:r>
    </w:p>
    <w:tbl>
      <w:tblPr>
        <w:tblW w:w="73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0"/>
        <w:gridCol w:w="1774"/>
        <w:gridCol w:w="1774"/>
        <w:gridCol w:w="1774"/>
      </w:tblGrid>
      <w:tr w:rsidR="00452791" w:rsidRPr="007F3D5B" w14:paraId="2B1BCFC2" w14:textId="77777777" w:rsidTr="00452791">
        <w:trPr>
          <w:trHeight w:val="364"/>
        </w:trPr>
        <w:tc>
          <w:tcPr>
            <w:tcW w:w="1980" w:type="dxa"/>
          </w:tcPr>
          <w:p w14:paraId="60CB1B04" w14:textId="77777777" w:rsidR="00452791" w:rsidRPr="007F3D5B" w:rsidRDefault="00452791" w:rsidP="00452791">
            <w:pPr>
              <w:tabs>
                <w:tab w:val="left" w:pos="360"/>
              </w:tabs>
              <w:rPr>
                <w:rFonts w:ascii="Arial" w:hAnsi="Arial" w:cs="Arial"/>
                <w:b/>
                <w:sz w:val="22"/>
                <w:szCs w:val="22"/>
              </w:rPr>
            </w:pPr>
            <w:commentRangeStart w:id="38"/>
            <w:r w:rsidRPr="007F3D5B">
              <w:rPr>
                <w:rFonts w:ascii="Arial" w:hAnsi="Arial" w:cs="Arial"/>
                <w:b/>
                <w:sz w:val="22"/>
                <w:szCs w:val="22"/>
              </w:rPr>
              <w:t>DNA</w:t>
            </w:r>
          </w:p>
          <w:p w14:paraId="6AD846C9" w14:textId="77777777" w:rsidR="00452791" w:rsidRPr="007F3D5B" w:rsidRDefault="00452791" w:rsidP="00452791">
            <w:pPr>
              <w:rPr>
                <w:rFonts w:ascii="Arial" w:hAnsi="Arial" w:cs="Arial"/>
                <w:b/>
                <w:sz w:val="22"/>
                <w:szCs w:val="22"/>
              </w:rPr>
            </w:pPr>
          </w:p>
        </w:tc>
        <w:tc>
          <w:tcPr>
            <w:tcW w:w="1774" w:type="dxa"/>
          </w:tcPr>
          <w:p w14:paraId="0620812A" w14:textId="77777777" w:rsidR="00452791" w:rsidRPr="007F3D5B" w:rsidRDefault="00452791" w:rsidP="00452791">
            <w:pPr>
              <w:rPr>
                <w:rFonts w:ascii="Arial" w:hAnsi="Arial" w:cs="Arial"/>
                <w:b/>
                <w:sz w:val="22"/>
                <w:szCs w:val="22"/>
              </w:rPr>
            </w:pPr>
            <w:r w:rsidRPr="007F3D5B">
              <w:rPr>
                <w:rFonts w:ascii="Arial" w:hAnsi="Arial" w:cs="Arial"/>
                <w:b/>
                <w:sz w:val="22"/>
                <w:szCs w:val="22"/>
              </w:rPr>
              <w:t>Per 10 samples + 10%</w:t>
            </w:r>
          </w:p>
          <w:p w14:paraId="2807CA5A" w14:textId="77777777" w:rsidR="00452791" w:rsidRPr="007F3D5B" w:rsidRDefault="00452791" w:rsidP="00452791">
            <w:pPr>
              <w:rPr>
                <w:rFonts w:ascii="Arial" w:hAnsi="Arial" w:cs="Arial"/>
                <w:b/>
                <w:sz w:val="22"/>
                <w:szCs w:val="22"/>
              </w:rPr>
            </w:pPr>
          </w:p>
        </w:tc>
        <w:tc>
          <w:tcPr>
            <w:tcW w:w="1774" w:type="dxa"/>
          </w:tcPr>
          <w:p w14:paraId="4DEAAAF9" w14:textId="77777777" w:rsidR="00452791" w:rsidRPr="007F3D5B" w:rsidRDefault="00452791" w:rsidP="00452791">
            <w:pPr>
              <w:rPr>
                <w:rFonts w:ascii="Arial" w:hAnsi="Arial" w:cs="Arial"/>
                <w:b/>
                <w:sz w:val="22"/>
                <w:szCs w:val="22"/>
              </w:rPr>
            </w:pPr>
            <w:r w:rsidRPr="007F3D5B">
              <w:rPr>
                <w:rFonts w:ascii="Arial" w:hAnsi="Arial" w:cs="Arial"/>
                <w:b/>
                <w:sz w:val="22"/>
                <w:szCs w:val="22"/>
              </w:rPr>
              <w:t>Per 1 samples + 10%</w:t>
            </w:r>
          </w:p>
          <w:p w14:paraId="3EADE8DA" w14:textId="77777777" w:rsidR="00452791" w:rsidRPr="007F3D5B" w:rsidRDefault="00452791" w:rsidP="00452791">
            <w:pPr>
              <w:rPr>
                <w:rFonts w:ascii="Arial" w:hAnsi="Arial" w:cs="Arial"/>
                <w:b/>
                <w:sz w:val="22"/>
                <w:szCs w:val="22"/>
              </w:rPr>
            </w:pPr>
          </w:p>
        </w:tc>
        <w:tc>
          <w:tcPr>
            <w:tcW w:w="1774" w:type="dxa"/>
          </w:tcPr>
          <w:p w14:paraId="30CAB73B" w14:textId="77777777" w:rsidR="00452791" w:rsidRPr="007F3D5B" w:rsidRDefault="00452791" w:rsidP="00452791">
            <w:pPr>
              <w:rPr>
                <w:rFonts w:ascii="Arial" w:hAnsi="Arial" w:cs="Arial"/>
                <w:b/>
                <w:sz w:val="22"/>
                <w:szCs w:val="22"/>
              </w:rPr>
            </w:pPr>
            <w:r w:rsidRPr="007F3D5B">
              <w:rPr>
                <w:rFonts w:ascii="Arial" w:hAnsi="Arial" w:cs="Arial"/>
                <w:b/>
                <w:sz w:val="22"/>
                <w:szCs w:val="22"/>
              </w:rPr>
              <w:t>Per 1 samples + 10%</w:t>
            </w:r>
          </w:p>
          <w:p w14:paraId="6BE42993" w14:textId="77777777" w:rsidR="00452791" w:rsidRPr="007F3D5B" w:rsidRDefault="00452791" w:rsidP="00452791">
            <w:pPr>
              <w:rPr>
                <w:rFonts w:ascii="Arial" w:hAnsi="Arial" w:cs="Arial"/>
                <w:b/>
                <w:sz w:val="22"/>
                <w:szCs w:val="22"/>
              </w:rPr>
            </w:pPr>
          </w:p>
        </w:tc>
      </w:tr>
      <w:tr w:rsidR="00452791" w:rsidRPr="007F3D5B" w14:paraId="7BDA5124" w14:textId="77777777" w:rsidTr="00452791">
        <w:trPr>
          <w:trHeight w:val="606"/>
        </w:trPr>
        <w:tc>
          <w:tcPr>
            <w:tcW w:w="1980" w:type="dxa"/>
          </w:tcPr>
          <w:p w14:paraId="64FE19EB" w14:textId="77777777" w:rsidR="00452791" w:rsidRPr="007F3D5B" w:rsidRDefault="00452791" w:rsidP="00452791">
            <w:pPr>
              <w:rPr>
                <w:rFonts w:ascii="Arial" w:hAnsi="Arial" w:cs="Arial"/>
                <w:sz w:val="22"/>
                <w:szCs w:val="22"/>
              </w:rPr>
            </w:pPr>
            <w:r w:rsidRPr="007F3D5B">
              <w:rPr>
                <w:rFonts w:ascii="Arial" w:hAnsi="Arial" w:cs="Arial"/>
                <w:sz w:val="22"/>
                <w:szCs w:val="22"/>
              </w:rPr>
              <w:t>PAX2</w:t>
            </w:r>
          </w:p>
          <w:p w14:paraId="0335416A" w14:textId="77777777" w:rsidR="00452791" w:rsidRPr="007F3D5B" w:rsidRDefault="00452791" w:rsidP="00452791">
            <w:pPr>
              <w:rPr>
                <w:rFonts w:ascii="Arial" w:hAnsi="Arial" w:cs="Arial"/>
                <w:sz w:val="22"/>
                <w:szCs w:val="22"/>
              </w:rPr>
            </w:pPr>
            <w:r w:rsidRPr="007F3D5B">
              <w:rPr>
                <w:rFonts w:ascii="Arial" w:hAnsi="Arial" w:cs="Arial"/>
                <w:sz w:val="22"/>
                <w:szCs w:val="22"/>
              </w:rPr>
              <w:t>(gag+ polymerase)</w:t>
            </w:r>
          </w:p>
          <w:p w14:paraId="2D1B2858" w14:textId="2FAD8D69" w:rsidR="00452791" w:rsidRPr="007F3D5B" w:rsidRDefault="00452791" w:rsidP="00452791">
            <w:pPr>
              <w:rPr>
                <w:rFonts w:ascii="Arial" w:hAnsi="Arial" w:cs="Arial"/>
                <w:sz w:val="22"/>
                <w:szCs w:val="22"/>
              </w:rPr>
            </w:pPr>
            <w:r w:rsidRPr="007F3D5B">
              <w:rPr>
                <w:rFonts w:ascii="Arial" w:hAnsi="Arial" w:cs="Arial"/>
                <w:sz w:val="22"/>
                <w:szCs w:val="22"/>
              </w:rPr>
              <w:t>6</w:t>
            </w:r>
            <w:r w:rsidR="00A746B3">
              <w:rPr>
                <w:rFonts w:ascii="Arial" w:hAnsi="Arial" w:cs="Arial"/>
                <w:color w:val="000000"/>
                <w:sz w:val="22"/>
                <w:szCs w:val="22"/>
              </w:rPr>
              <w:t>μ</w:t>
            </w:r>
            <w:r w:rsidRPr="007F3D5B">
              <w:rPr>
                <w:rFonts w:ascii="Arial" w:hAnsi="Arial" w:cs="Arial"/>
                <w:sz w:val="22"/>
                <w:szCs w:val="22"/>
              </w:rPr>
              <w:t>g</w:t>
            </w:r>
          </w:p>
        </w:tc>
        <w:tc>
          <w:tcPr>
            <w:tcW w:w="1774" w:type="dxa"/>
          </w:tcPr>
          <w:p w14:paraId="05E79197" w14:textId="7793B580" w:rsidR="00452791" w:rsidRPr="007F3D5B" w:rsidRDefault="00452791" w:rsidP="00452791">
            <w:pPr>
              <w:rPr>
                <w:rFonts w:ascii="Arial" w:hAnsi="Arial" w:cs="Arial"/>
                <w:sz w:val="22"/>
                <w:szCs w:val="22"/>
              </w:rPr>
            </w:pPr>
            <w:r w:rsidRPr="007F3D5B">
              <w:rPr>
                <w:rFonts w:ascii="Arial" w:hAnsi="Arial" w:cs="Arial"/>
                <w:sz w:val="22"/>
                <w:szCs w:val="22"/>
              </w:rPr>
              <w:t>7.37</w:t>
            </w:r>
            <w:r w:rsidR="00A746B3">
              <w:rPr>
                <w:rFonts w:ascii="Arial" w:hAnsi="Arial" w:cs="Arial"/>
                <w:color w:val="000000"/>
                <w:sz w:val="22"/>
                <w:szCs w:val="22"/>
              </w:rPr>
              <w:t>μ</w:t>
            </w:r>
            <w:r w:rsidRPr="007F3D5B">
              <w:rPr>
                <w:rFonts w:ascii="Arial" w:hAnsi="Arial" w:cs="Arial"/>
                <w:sz w:val="22"/>
                <w:szCs w:val="22"/>
              </w:rPr>
              <w:t>l x 11=</w:t>
            </w:r>
          </w:p>
          <w:p w14:paraId="1FC8FB44" w14:textId="22E6DD31" w:rsidR="00452791" w:rsidRPr="007F3D5B" w:rsidRDefault="00452791" w:rsidP="00452791">
            <w:pPr>
              <w:rPr>
                <w:rFonts w:ascii="Arial" w:hAnsi="Arial" w:cs="Arial"/>
                <w:sz w:val="22"/>
                <w:szCs w:val="22"/>
              </w:rPr>
            </w:pPr>
            <w:r w:rsidRPr="007F3D5B">
              <w:rPr>
                <w:rFonts w:ascii="Arial" w:hAnsi="Arial" w:cs="Arial"/>
                <w:sz w:val="22"/>
                <w:szCs w:val="22"/>
              </w:rPr>
              <w:t>81.07</w:t>
            </w:r>
            <w:r w:rsidR="00A746B3">
              <w:rPr>
                <w:rFonts w:ascii="Arial" w:hAnsi="Arial" w:cs="Arial"/>
                <w:color w:val="000000"/>
                <w:sz w:val="22"/>
                <w:szCs w:val="22"/>
              </w:rPr>
              <w:t>μ</w:t>
            </w:r>
            <w:r w:rsidRPr="007F3D5B">
              <w:rPr>
                <w:rFonts w:ascii="Arial" w:hAnsi="Arial" w:cs="Arial"/>
                <w:sz w:val="22"/>
                <w:szCs w:val="22"/>
              </w:rPr>
              <w:t>l</w:t>
            </w:r>
          </w:p>
        </w:tc>
        <w:tc>
          <w:tcPr>
            <w:tcW w:w="1774" w:type="dxa"/>
          </w:tcPr>
          <w:p w14:paraId="7C5C1606" w14:textId="44C26970" w:rsidR="00452791" w:rsidRPr="007F3D5B" w:rsidRDefault="00452791" w:rsidP="00452791">
            <w:pPr>
              <w:rPr>
                <w:rFonts w:ascii="Arial" w:hAnsi="Arial" w:cs="Arial"/>
                <w:sz w:val="22"/>
                <w:szCs w:val="22"/>
              </w:rPr>
            </w:pPr>
            <w:r w:rsidRPr="007F3D5B">
              <w:rPr>
                <w:rFonts w:ascii="Arial" w:hAnsi="Arial" w:cs="Arial"/>
                <w:sz w:val="22"/>
                <w:szCs w:val="22"/>
              </w:rPr>
              <w:t>5.1</w:t>
            </w:r>
            <w:r w:rsidR="002C2136">
              <w:rPr>
                <w:rFonts w:ascii="Arial" w:hAnsi="Arial" w:cs="Arial"/>
                <w:color w:val="000000"/>
                <w:sz w:val="22"/>
                <w:szCs w:val="22"/>
              </w:rPr>
              <w:t>μ</w:t>
            </w:r>
            <w:r w:rsidRPr="007F3D5B">
              <w:rPr>
                <w:rFonts w:ascii="Arial" w:hAnsi="Arial" w:cs="Arial"/>
                <w:sz w:val="22"/>
                <w:szCs w:val="22"/>
              </w:rPr>
              <w:t>l x 2=</w:t>
            </w:r>
          </w:p>
          <w:p w14:paraId="73C5D877" w14:textId="2ADA8683" w:rsidR="00452791" w:rsidRPr="007F3D5B" w:rsidRDefault="00452791" w:rsidP="00452791">
            <w:pPr>
              <w:rPr>
                <w:rFonts w:ascii="Arial" w:hAnsi="Arial" w:cs="Arial"/>
                <w:sz w:val="22"/>
                <w:szCs w:val="22"/>
              </w:rPr>
            </w:pPr>
            <w:r w:rsidRPr="007F3D5B">
              <w:rPr>
                <w:rFonts w:ascii="Arial" w:hAnsi="Arial" w:cs="Arial"/>
                <w:sz w:val="22"/>
                <w:szCs w:val="22"/>
              </w:rPr>
              <w:t>10.2</w:t>
            </w:r>
            <w:r w:rsidR="00A746B3">
              <w:rPr>
                <w:rFonts w:ascii="Arial" w:hAnsi="Arial" w:cs="Arial"/>
                <w:color w:val="000000"/>
                <w:sz w:val="22"/>
                <w:szCs w:val="22"/>
              </w:rPr>
              <w:t>μ</w:t>
            </w:r>
            <w:r w:rsidRPr="007F3D5B">
              <w:rPr>
                <w:rFonts w:ascii="Arial" w:hAnsi="Arial" w:cs="Arial"/>
                <w:sz w:val="22"/>
                <w:szCs w:val="22"/>
              </w:rPr>
              <w:t>l</w:t>
            </w:r>
          </w:p>
        </w:tc>
        <w:tc>
          <w:tcPr>
            <w:tcW w:w="1774" w:type="dxa"/>
          </w:tcPr>
          <w:p w14:paraId="080E49D7" w14:textId="5D5923EE" w:rsidR="00452791" w:rsidRPr="007F3D5B" w:rsidRDefault="00452791" w:rsidP="00452791">
            <w:pPr>
              <w:rPr>
                <w:rFonts w:ascii="Arial" w:hAnsi="Arial" w:cs="Arial"/>
                <w:sz w:val="22"/>
                <w:szCs w:val="22"/>
              </w:rPr>
            </w:pPr>
            <w:r w:rsidRPr="007F3D5B">
              <w:rPr>
                <w:rFonts w:ascii="Arial" w:hAnsi="Arial" w:cs="Arial"/>
                <w:sz w:val="22"/>
                <w:szCs w:val="22"/>
              </w:rPr>
              <w:t>9.1</w:t>
            </w:r>
            <w:r w:rsidR="00A746B3">
              <w:rPr>
                <w:rFonts w:ascii="Arial" w:hAnsi="Arial" w:cs="Arial"/>
                <w:color w:val="000000"/>
                <w:sz w:val="22"/>
                <w:szCs w:val="22"/>
              </w:rPr>
              <w:t>μ</w:t>
            </w:r>
            <w:r w:rsidRPr="007F3D5B">
              <w:rPr>
                <w:rFonts w:ascii="Arial" w:hAnsi="Arial" w:cs="Arial"/>
                <w:sz w:val="22"/>
                <w:szCs w:val="22"/>
              </w:rPr>
              <w:t>l x 2=</w:t>
            </w:r>
          </w:p>
          <w:p w14:paraId="27337348" w14:textId="12F317E0" w:rsidR="00452791" w:rsidRPr="007F3D5B" w:rsidRDefault="00452791" w:rsidP="00452791">
            <w:pPr>
              <w:rPr>
                <w:rFonts w:ascii="Arial" w:hAnsi="Arial" w:cs="Arial"/>
                <w:sz w:val="22"/>
                <w:szCs w:val="22"/>
              </w:rPr>
            </w:pPr>
            <w:r w:rsidRPr="007F3D5B">
              <w:rPr>
                <w:rFonts w:ascii="Arial" w:hAnsi="Arial" w:cs="Arial"/>
                <w:sz w:val="22"/>
                <w:szCs w:val="22"/>
              </w:rPr>
              <w:t>18.2</w:t>
            </w:r>
            <w:r w:rsidR="00A746B3">
              <w:rPr>
                <w:rFonts w:ascii="Arial" w:hAnsi="Arial" w:cs="Arial"/>
                <w:color w:val="000000"/>
                <w:sz w:val="22"/>
                <w:szCs w:val="22"/>
              </w:rPr>
              <w:t>μ</w:t>
            </w:r>
            <w:r w:rsidRPr="007F3D5B">
              <w:rPr>
                <w:rFonts w:ascii="Arial" w:hAnsi="Arial" w:cs="Arial"/>
                <w:sz w:val="22"/>
                <w:szCs w:val="22"/>
              </w:rPr>
              <w:t>l</w:t>
            </w:r>
          </w:p>
        </w:tc>
      </w:tr>
      <w:tr w:rsidR="00452791" w:rsidRPr="007F3D5B" w14:paraId="5AFBF921" w14:textId="77777777" w:rsidTr="00452791">
        <w:trPr>
          <w:trHeight w:val="515"/>
        </w:trPr>
        <w:tc>
          <w:tcPr>
            <w:tcW w:w="1980" w:type="dxa"/>
          </w:tcPr>
          <w:p w14:paraId="0167D6EE" w14:textId="77777777" w:rsidR="00452791" w:rsidRPr="007F3D5B" w:rsidRDefault="00452791" w:rsidP="00452791">
            <w:pPr>
              <w:rPr>
                <w:rFonts w:ascii="Arial" w:hAnsi="Arial" w:cs="Arial"/>
                <w:sz w:val="22"/>
                <w:szCs w:val="22"/>
              </w:rPr>
            </w:pPr>
            <w:r w:rsidRPr="007F3D5B">
              <w:rPr>
                <w:rFonts w:ascii="Arial" w:hAnsi="Arial" w:cs="Arial"/>
                <w:sz w:val="22"/>
                <w:szCs w:val="22"/>
              </w:rPr>
              <w:t>VSVg</w:t>
            </w:r>
          </w:p>
          <w:p w14:paraId="07AD1DE3" w14:textId="77777777" w:rsidR="00452791" w:rsidRPr="007F3D5B" w:rsidRDefault="00452791" w:rsidP="00452791">
            <w:pPr>
              <w:rPr>
                <w:rFonts w:ascii="Arial" w:hAnsi="Arial" w:cs="Arial"/>
                <w:sz w:val="22"/>
                <w:szCs w:val="22"/>
              </w:rPr>
            </w:pPr>
            <w:r w:rsidRPr="007F3D5B">
              <w:rPr>
                <w:rFonts w:ascii="Arial" w:hAnsi="Arial" w:cs="Arial"/>
                <w:sz w:val="22"/>
                <w:szCs w:val="22"/>
              </w:rPr>
              <w:t>(envelope)</w:t>
            </w:r>
          </w:p>
          <w:p w14:paraId="17605480" w14:textId="2379783A" w:rsidR="00452791" w:rsidRPr="007F3D5B" w:rsidRDefault="00452791" w:rsidP="00452791">
            <w:pPr>
              <w:rPr>
                <w:rFonts w:ascii="Arial" w:hAnsi="Arial" w:cs="Arial"/>
                <w:sz w:val="22"/>
                <w:szCs w:val="22"/>
              </w:rPr>
            </w:pPr>
            <w:r w:rsidRPr="007F3D5B">
              <w:rPr>
                <w:rFonts w:ascii="Arial" w:hAnsi="Arial" w:cs="Arial"/>
                <w:sz w:val="22"/>
                <w:szCs w:val="22"/>
              </w:rPr>
              <w:t>5</w:t>
            </w:r>
            <w:r w:rsidR="00A746B3">
              <w:rPr>
                <w:rFonts w:ascii="Arial" w:hAnsi="Arial" w:cs="Arial"/>
                <w:color w:val="000000"/>
                <w:sz w:val="22"/>
                <w:szCs w:val="22"/>
              </w:rPr>
              <w:t>μ</w:t>
            </w:r>
            <w:r w:rsidRPr="007F3D5B">
              <w:rPr>
                <w:rFonts w:ascii="Arial" w:hAnsi="Arial" w:cs="Arial"/>
                <w:sz w:val="22"/>
                <w:szCs w:val="22"/>
              </w:rPr>
              <w:t>g</w:t>
            </w:r>
          </w:p>
        </w:tc>
        <w:tc>
          <w:tcPr>
            <w:tcW w:w="1774" w:type="dxa"/>
          </w:tcPr>
          <w:p w14:paraId="659678F8" w14:textId="337DE9CC" w:rsidR="00452791" w:rsidRPr="007F3D5B" w:rsidRDefault="00452791" w:rsidP="00452791">
            <w:pPr>
              <w:rPr>
                <w:rFonts w:ascii="Arial" w:hAnsi="Arial" w:cs="Arial"/>
                <w:sz w:val="22"/>
                <w:szCs w:val="22"/>
              </w:rPr>
            </w:pPr>
            <w:r w:rsidRPr="007F3D5B">
              <w:rPr>
                <w:rFonts w:ascii="Arial" w:hAnsi="Arial" w:cs="Arial"/>
                <w:sz w:val="22"/>
                <w:szCs w:val="22"/>
              </w:rPr>
              <w:t>7.7</w:t>
            </w:r>
            <w:r w:rsidR="00A746B3">
              <w:rPr>
                <w:rFonts w:ascii="Arial" w:hAnsi="Arial" w:cs="Arial"/>
                <w:color w:val="000000"/>
                <w:sz w:val="22"/>
                <w:szCs w:val="22"/>
              </w:rPr>
              <w:t>μ</w:t>
            </w:r>
            <w:r w:rsidRPr="007F3D5B">
              <w:rPr>
                <w:rFonts w:ascii="Arial" w:hAnsi="Arial" w:cs="Arial"/>
                <w:sz w:val="22"/>
                <w:szCs w:val="22"/>
              </w:rPr>
              <w:t>l x 11=</w:t>
            </w:r>
          </w:p>
          <w:p w14:paraId="58ABA8B5" w14:textId="232AA970" w:rsidR="00452791" w:rsidRPr="007F3D5B" w:rsidRDefault="00452791" w:rsidP="00452791">
            <w:pPr>
              <w:rPr>
                <w:rFonts w:ascii="Arial" w:hAnsi="Arial" w:cs="Arial"/>
                <w:sz w:val="22"/>
                <w:szCs w:val="22"/>
              </w:rPr>
            </w:pPr>
            <w:r w:rsidRPr="007F3D5B">
              <w:rPr>
                <w:rFonts w:ascii="Arial" w:hAnsi="Arial" w:cs="Arial"/>
                <w:sz w:val="22"/>
                <w:szCs w:val="22"/>
              </w:rPr>
              <w:t>84.7</w:t>
            </w:r>
            <w:r w:rsidR="00A746B3">
              <w:rPr>
                <w:rFonts w:ascii="Arial" w:hAnsi="Arial" w:cs="Arial"/>
                <w:color w:val="000000"/>
                <w:sz w:val="22"/>
                <w:szCs w:val="22"/>
              </w:rPr>
              <w:t>μ</w:t>
            </w:r>
            <w:r w:rsidRPr="007F3D5B">
              <w:rPr>
                <w:rFonts w:ascii="Arial" w:hAnsi="Arial" w:cs="Arial"/>
                <w:sz w:val="22"/>
                <w:szCs w:val="22"/>
              </w:rPr>
              <w:t>l</w:t>
            </w:r>
          </w:p>
        </w:tc>
        <w:tc>
          <w:tcPr>
            <w:tcW w:w="1774" w:type="dxa"/>
          </w:tcPr>
          <w:p w14:paraId="4C740B68" w14:textId="0D7E77AF" w:rsidR="00452791" w:rsidRPr="007F3D5B" w:rsidRDefault="00452791" w:rsidP="00452791">
            <w:pPr>
              <w:rPr>
                <w:rFonts w:ascii="Arial" w:hAnsi="Arial" w:cs="Arial"/>
                <w:sz w:val="22"/>
                <w:szCs w:val="22"/>
              </w:rPr>
            </w:pPr>
            <w:r w:rsidRPr="007F3D5B">
              <w:rPr>
                <w:rFonts w:ascii="Arial" w:hAnsi="Arial" w:cs="Arial"/>
                <w:sz w:val="22"/>
                <w:szCs w:val="22"/>
              </w:rPr>
              <w:t>4.2</w:t>
            </w:r>
            <w:r w:rsidR="00A746B3">
              <w:rPr>
                <w:rFonts w:ascii="Arial" w:hAnsi="Arial" w:cs="Arial"/>
                <w:color w:val="000000"/>
                <w:sz w:val="22"/>
                <w:szCs w:val="22"/>
              </w:rPr>
              <w:t>μ</w:t>
            </w:r>
            <w:r w:rsidRPr="007F3D5B">
              <w:rPr>
                <w:rFonts w:ascii="Arial" w:hAnsi="Arial" w:cs="Arial"/>
                <w:sz w:val="22"/>
                <w:szCs w:val="22"/>
              </w:rPr>
              <w:t>l x 2=</w:t>
            </w:r>
          </w:p>
          <w:p w14:paraId="1AE684F4" w14:textId="0DA37D9F" w:rsidR="00452791" w:rsidRPr="007F3D5B" w:rsidRDefault="00452791" w:rsidP="00452791">
            <w:pPr>
              <w:rPr>
                <w:rFonts w:ascii="Arial" w:hAnsi="Arial" w:cs="Arial"/>
                <w:sz w:val="22"/>
                <w:szCs w:val="22"/>
              </w:rPr>
            </w:pPr>
            <w:r w:rsidRPr="007F3D5B">
              <w:rPr>
                <w:rFonts w:ascii="Arial" w:hAnsi="Arial" w:cs="Arial"/>
                <w:sz w:val="22"/>
                <w:szCs w:val="22"/>
              </w:rPr>
              <w:t>8.4</w:t>
            </w:r>
            <w:r w:rsidR="00A746B3">
              <w:rPr>
                <w:rFonts w:ascii="Arial" w:hAnsi="Arial" w:cs="Arial"/>
                <w:color w:val="000000"/>
                <w:sz w:val="22"/>
                <w:szCs w:val="22"/>
              </w:rPr>
              <w:t>μ</w:t>
            </w:r>
            <w:r w:rsidRPr="007F3D5B">
              <w:rPr>
                <w:rFonts w:ascii="Arial" w:hAnsi="Arial" w:cs="Arial"/>
                <w:sz w:val="22"/>
                <w:szCs w:val="22"/>
              </w:rPr>
              <w:t>l</w:t>
            </w:r>
          </w:p>
        </w:tc>
        <w:tc>
          <w:tcPr>
            <w:tcW w:w="1774" w:type="dxa"/>
          </w:tcPr>
          <w:p w14:paraId="188734E6" w14:textId="6AA756A7" w:rsidR="00452791" w:rsidRPr="007F3D5B" w:rsidRDefault="00452791" w:rsidP="00452791">
            <w:pPr>
              <w:rPr>
                <w:rFonts w:ascii="Arial" w:hAnsi="Arial" w:cs="Arial"/>
                <w:sz w:val="22"/>
                <w:szCs w:val="22"/>
              </w:rPr>
            </w:pPr>
            <w:r w:rsidRPr="007F3D5B">
              <w:rPr>
                <w:rFonts w:ascii="Arial" w:hAnsi="Arial" w:cs="Arial"/>
                <w:sz w:val="22"/>
                <w:szCs w:val="22"/>
              </w:rPr>
              <w:t>3.3</w:t>
            </w:r>
            <w:r w:rsidR="00A746B3">
              <w:rPr>
                <w:rFonts w:ascii="Arial" w:hAnsi="Arial" w:cs="Arial"/>
                <w:color w:val="000000"/>
                <w:sz w:val="22"/>
                <w:szCs w:val="22"/>
              </w:rPr>
              <w:t>μ</w:t>
            </w:r>
            <w:r w:rsidRPr="007F3D5B">
              <w:rPr>
                <w:rFonts w:ascii="Arial" w:hAnsi="Arial" w:cs="Arial"/>
                <w:sz w:val="22"/>
                <w:szCs w:val="22"/>
              </w:rPr>
              <w:t>l x 2=</w:t>
            </w:r>
          </w:p>
          <w:p w14:paraId="16050E22" w14:textId="2F47E7EA" w:rsidR="00452791" w:rsidRPr="007F3D5B" w:rsidRDefault="00452791" w:rsidP="00452791">
            <w:pPr>
              <w:rPr>
                <w:rFonts w:ascii="Arial" w:hAnsi="Arial" w:cs="Arial"/>
                <w:sz w:val="22"/>
                <w:szCs w:val="22"/>
              </w:rPr>
            </w:pPr>
            <w:r w:rsidRPr="007F3D5B">
              <w:rPr>
                <w:rFonts w:ascii="Arial" w:hAnsi="Arial" w:cs="Arial"/>
                <w:sz w:val="22"/>
                <w:szCs w:val="22"/>
              </w:rPr>
              <w:t>6.6.4</w:t>
            </w:r>
            <w:r w:rsidR="00A746B3">
              <w:rPr>
                <w:rFonts w:ascii="Arial" w:hAnsi="Arial" w:cs="Arial"/>
                <w:color w:val="000000"/>
                <w:sz w:val="22"/>
                <w:szCs w:val="22"/>
              </w:rPr>
              <w:t>μ</w:t>
            </w:r>
            <w:r w:rsidRPr="007F3D5B">
              <w:rPr>
                <w:rFonts w:ascii="Arial" w:hAnsi="Arial" w:cs="Arial"/>
                <w:sz w:val="22"/>
                <w:szCs w:val="22"/>
              </w:rPr>
              <w:t>l</w:t>
            </w:r>
          </w:p>
        </w:tc>
      </w:tr>
      <w:tr w:rsidR="00452791" w:rsidRPr="007F3D5B" w14:paraId="7B26765B" w14:textId="77777777" w:rsidTr="00452791">
        <w:trPr>
          <w:trHeight w:val="515"/>
        </w:trPr>
        <w:tc>
          <w:tcPr>
            <w:tcW w:w="1980" w:type="dxa"/>
          </w:tcPr>
          <w:p w14:paraId="0F914B78" w14:textId="77777777" w:rsidR="00452791" w:rsidRPr="007F3D5B" w:rsidRDefault="00452791" w:rsidP="00452791">
            <w:pPr>
              <w:rPr>
                <w:rFonts w:ascii="Arial" w:hAnsi="Arial" w:cs="Arial"/>
                <w:sz w:val="22"/>
                <w:szCs w:val="22"/>
              </w:rPr>
            </w:pPr>
            <w:r w:rsidRPr="007F3D5B">
              <w:rPr>
                <w:rFonts w:ascii="Arial" w:hAnsi="Arial" w:cs="Arial"/>
                <w:sz w:val="22"/>
                <w:szCs w:val="22"/>
              </w:rPr>
              <w:t>H20 = 100</w:t>
            </w:r>
          </w:p>
        </w:tc>
        <w:tc>
          <w:tcPr>
            <w:tcW w:w="1774" w:type="dxa"/>
          </w:tcPr>
          <w:p w14:paraId="54090453" w14:textId="7FBE9194" w:rsidR="00452791" w:rsidRPr="007F3D5B" w:rsidRDefault="00452791" w:rsidP="00452791">
            <w:pPr>
              <w:rPr>
                <w:rFonts w:ascii="Arial" w:hAnsi="Arial" w:cs="Arial"/>
                <w:sz w:val="22"/>
                <w:szCs w:val="22"/>
              </w:rPr>
            </w:pPr>
            <w:r w:rsidRPr="007F3D5B">
              <w:rPr>
                <w:rFonts w:ascii="Arial" w:hAnsi="Arial" w:cs="Arial"/>
                <w:sz w:val="22"/>
                <w:szCs w:val="22"/>
              </w:rPr>
              <w:t>84.93</w:t>
            </w:r>
            <w:r w:rsidR="00A746B3">
              <w:rPr>
                <w:rFonts w:ascii="Arial" w:hAnsi="Arial" w:cs="Arial"/>
                <w:color w:val="000000"/>
                <w:sz w:val="22"/>
                <w:szCs w:val="22"/>
              </w:rPr>
              <w:t>μ</w:t>
            </w:r>
            <w:r w:rsidRPr="007F3D5B">
              <w:rPr>
                <w:rFonts w:ascii="Arial" w:hAnsi="Arial" w:cs="Arial"/>
                <w:sz w:val="22"/>
                <w:szCs w:val="22"/>
              </w:rPr>
              <w:t>l x 11=</w:t>
            </w:r>
          </w:p>
          <w:p w14:paraId="78F7B3CC" w14:textId="0A38059F" w:rsidR="00452791" w:rsidRPr="007F3D5B" w:rsidRDefault="00452791" w:rsidP="00452791">
            <w:pPr>
              <w:rPr>
                <w:rFonts w:ascii="Arial" w:hAnsi="Arial" w:cs="Arial"/>
                <w:sz w:val="22"/>
                <w:szCs w:val="22"/>
              </w:rPr>
            </w:pPr>
            <w:r w:rsidRPr="007F3D5B">
              <w:rPr>
                <w:rFonts w:ascii="Arial" w:hAnsi="Arial" w:cs="Arial"/>
                <w:sz w:val="22"/>
                <w:szCs w:val="22"/>
              </w:rPr>
              <w:t>934.23</w:t>
            </w:r>
            <w:r w:rsidR="00A746B3">
              <w:rPr>
                <w:rFonts w:ascii="Arial" w:hAnsi="Arial" w:cs="Arial"/>
                <w:color w:val="000000"/>
                <w:sz w:val="22"/>
                <w:szCs w:val="22"/>
              </w:rPr>
              <w:t>μ</w:t>
            </w:r>
            <w:r w:rsidRPr="007F3D5B">
              <w:rPr>
                <w:rFonts w:ascii="Arial" w:hAnsi="Arial" w:cs="Arial"/>
                <w:sz w:val="22"/>
                <w:szCs w:val="22"/>
              </w:rPr>
              <w:t>l</w:t>
            </w:r>
          </w:p>
        </w:tc>
        <w:tc>
          <w:tcPr>
            <w:tcW w:w="1774" w:type="dxa"/>
          </w:tcPr>
          <w:p w14:paraId="51B99C88" w14:textId="5CEC86E9" w:rsidR="00452791" w:rsidRPr="007F3D5B" w:rsidRDefault="00452791" w:rsidP="00452791">
            <w:pPr>
              <w:rPr>
                <w:rFonts w:ascii="Arial" w:hAnsi="Arial" w:cs="Arial"/>
                <w:sz w:val="22"/>
                <w:szCs w:val="22"/>
              </w:rPr>
            </w:pPr>
            <w:r w:rsidRPr="007F3D5B">
              <w:rPr>
                <w:rFonts w:ascii="Arial" w:hAnsi="Arial" w:cs="Arial"/>
                <w:sz w:val="22"/>
                <w:szCs w:val="22"/>
              </w:rPr>
              <w:t>90.7</w:t>
            </w:r>
            <w:r w:rsidR="00A746B3">
              <w:rPr>
                <w:rFonts w:ascii="Arial" w:hAnsi="Arial" w:cs="Arial"/>
                <w:color w:val="000000"/>
                <w:sz w:val="22"/>
                <w:szCs w:val="22"/>
              </w:rPr>
              <w:t>μ</w:t>
            </w:r>
            <w:r w:rsidRPr="007F3D5B">
              <w:rPr>
                <w:rFonts w:ascii="Arial" w:hAnsi="Arial" w:cs="Arial"/>
                <w:sz w:val="22"/>
                <w:szCs w:val="22"/>
              </w:rPr>
              <w:t>l x 2=</w:t>
            </w:r>
          </w:p>
          <w:p w14:paraId="58B6FE52" w14:textId="757340E8" w:rsidR="00452791" w:rsidRPr="007F3D5B" w:rsidRDefault="00452791" w:rsidP="00452791">
            <w:pPr>
              <w:rPr>
                <w:rFonts w:ascii="Arial" w:hAnsi="Arial" w:cs="Arial"/>
                <w:sz w:val="22"/>
                <w:szCs w:val="22"/>
              </w:rPr>
            </w:pPr>
            <w:r w:rsidRPr="007F3D5B">
              <w:rPr>
                <w:rFonts w:ascii="Arial" w:hAnsi="Arial" w:cs="Arial"/>
                <w:sz w:val="22"/>
                <w:szCs w:val="22"/>
              </w:rPr>
              <w:t>181.25</w:t>
            </w:r>
            <w:r w:rsidR="005951E4">
              <w:rPr>
                <w:rFonts w:ascii="Arial" w:hAnsi="Arial" w:cs="Arial"/>
                <w:color w:val="000000"/>
                <w:sz w:val="22"/>
                <w:szCs w:val="22"/>
              </w:rPr>
              <w:t>μ</w:t>
            </w:r>
            <w:r w:rsidRPr="007F3D5B">
              <w:rPr>
                <w:rFonts w:ascii="Arial" w:hAnsi="Arial" w:cs="Arial"/>
                <w:sz w:val="22"/>
                <w:szCs w:val="22"/>
              </w:rPr>
              <w:t>l</w:t>
            </w:r>
          </w:p>
        </w:tc>
        <w:tc>
          <w:tcPr>
            <w:tcW w:w="1774" w:type="dxa"/>
          </w:tcPr>
          <w:p w14:paraId="7F4785B9" w14:textId="4E5B1876" w:rsidR="00452791" w:rsidRPr="007F3D5B" w:rsidRDefault="00452791" w:rsidP="00452791">
            <w:pPr>
              <w:rPr>
                <w:rFonts w:ascii="Arial" w:hAnsi="Arial" w:cs="Arial"/>
                <w:sz w:val="22"/>
                <w:szCs w:val="22"/>
              </w:rPr>
            </w:pPr>
            <w:r w:rsidRPr="007F3D5B">
              <w:rPr>
                <w:rFonts w:ascii="Arial" w:hAnsi="Arial" w:cs="Arial"/>
                <w:sz w:val="22"/>
                <w:szCs w:val="22"/>
              </w:rPr>
              <w:t>87.6</w:t>
            </w:r>
            <w:r w:rsidR="00A746B3">
              <w:rPr>
                <w:rFonts w:ascii="Arial" w:hAnsi="Arial" w:cs="Arial"/>
                <w:color w:val="000000"/>
                <w:sz w:val="22"/>
                <w:szCs w:val="22"/>
              </w:rPr>
              <w:t>μ</w:t>
            </w:r>
            <w:r w:rsidRPr="007F3D5B">
              <w:rPr>
                <w:rFonts w:ascii="Arial" w:hAnsi="Arial" w:cs="Arial"/>
                <w:sz w:val="22"/>
                <w:szCs w:val="22"/>
              </w:rPr>
              <w:t>l x 2=</w:t>
            </w:r>
          </w:p>
          <w:p w14:paraId="75E206A9" w14:textId="7D7358CE" w:rsidR="00452791" w:rsidRPr="007F3D5B" w:rsidRDefault="00452791" w:rsidP="00452791">
            <w:pPr>
              <w:rPr>
                <w:rFonts w:ascii="Arial" w:hAnsi="Arial" w:cs="Arial"/>
                <w:sz w:val="22"/>
                <w:szCs w:val="22"/>
              </w:rPr>
            </w:pPr>
            <w:r w:rsidRPr="007F3D5B">
              <w:rPr>
                <w:rFonts w:ascii="Arial" w:hAnsi="Arial" w:cs="Arial"/>
                <w:sz w:val="22"/>
                <w:szCs w:val="22"/>
              </w:rPr>
              <w:t>175.2</w:t>
            </w:r>
            <w:r w:rsidR="00A746B3">
              <w:rPr>
                <w:rFonts w:ascii="Arial" w:hAnsi="Arial" w:cs="Arial"/>
                <w:color w:val="000000"/>
                <w:sz w:val="22"/>
                <w:szCs w:val="22"/>
              </w:rPr>
              <w:t>μ</w:t>
            </w:r>
            <w:r w:rsidRPr="007F3D5B">
              <w:rPr>
                <w:rFonts w:ascii="Arial" w:hAnsi="Arial" w:cs="Arial"/>
                <w:sz w:val="22"/>
                <w:szCs w:val="22"/>
              </w:rPr>
              <w:t>l</w:t>
            </w:r>
            <w:commentRangeEnd w:id="38"/>
            <w:r w:rsidR="000F3337">
              <w:rPr>
                <w:rStyle w:val="CommentReference"/>
                <w:rFonts w:asciiTheme="minorHAnsi" w:eastAsiaTheme="minorEastAsia" w:hAnsiTheme="minorHAnsi" w:cstheme="minorBidi"/>
                <w:lang w:eastAsia="ja-JP"/>
              </w:rPr>
              <w:commentReference w:id="38"/>
            </w:r>
          </w:p>
        </w:tc>
      </w:tr>
    </w:tbl>
    <w:p w14:paraId="41E41D47" w14:textId="77777777" w:rsidR="00B06819" w:rsidRPr="007F3D5B" w:rsidRDefault="00B06819" w:rsidP="004832EB">
      <w:pPr>
        <w:rPr>
          <w:rFonts w:ascii="Arial" w:hAnsi="Arial" w:cs="Arial"/>
          <w:sz w:val="22"/>
          <w:szCs w:val="22"/>
        </w:rPr>
      </w:pPr>
    </w:p>
    <w:p w14:paraId="67440AFA" w14:textId="77777777" w:rsidR="00B06819" w:rsidRPr="007F3D5B" w:rsidRDefault="00B06819" w:rsidP="00B06819">
      <w:pPr>
        <w:ind w:left="180" w:hanging="180"/>
        <w:rPr>
          <w:rFonts w:ascii="Arial" w:hAnsi="Arial" w:cs="Arial"/>
          <w:sz w:val="22"/>
          <w:szCs w:val="22"/>
        </w:rPr>
      </w:pPr>
      <w:r w:rsidRPr="007F3D5B">
        <w:rPr>
          <w:rFonts w:ascii="Arial" w:hAnsi="Arial" w:cs="Arial"/>
          <w:sz w:val="22"/>
          <w:szCs w:val="22"/>
        </w:rPr>
        <w:t>2.Thaw 2xHBS from -20°C. Once thawed, 2xHBS can be stored in 4°C for another use within a week.</w:t>
      </w:r>
    </w:p>
    <w:p w14:paraId="3865FF06" w14:textId="77777777" w:rsidR="00B06819" w:rsidRPr="007F3D5B" w:rsidRDefault="00B06819" w:rsidP="00B06819">
      <w:pPr>
        <w:rPr>
          <w:rFonts w:ascii="Arial" w:hAnsi="Arial" w:cs="Arial"/>
          <w:sz w:val="22"/>
          <w:szCs w:val="22"/>
        </w:rPr>
      </w:pPr>
    </w:p>
    <w:p w14:paraId="3BF559BA" w14:textId="3EA467D3" w:rsidR="00B06819" w:rsidRPr="007F3D5B" w:rsidRDefault="00B06819" w:rsidP="00B06819">
      <w:pPr>
        <w:ind w:left="180" w:hanging="180"/>
        <w:rPr>
          <w:rFonts w:ascii="Arial" w:hAnsi="Arial" w:cs="Arial"/>
          <w:sz w:val="22"/>
          <w:szCs w:val="22"/>
        </w:rPr>
      </w:pPr>
      <w:r w:rsidRPr="007F3D5B">
        <w:rPr>
          <w:rFonts w:ascii="Arial" w:hAnsi="Arial" w:cs="Arial"/>
          <w:sz w:val="22"/>
          <w:szCs w:val="22"/>
        </w:rPr>
        <w:t>3. While vortexing water, DNA, and CaCl</w:t>
      </w:r>
      <w:r w:rsidRPr="007F3D5B">
        <w:rPr>
          <w:rFonts w:ascii="Arial" w:hAnsi="Arial" w:cs="Arial"/>
          <w:sz w:val="22"/>
          <w:szCs w:val="22"/>
          <w:vertAlign w:val="subscript"/>
        </w:rPr>
        <w:t xml:space="preserve">2 </w:t>
      </w:r>
      <w:r w:rsidRPr="007F3D5B">
        <w:rPr>
          <w:rFonts w:ascii="Arial" w:hAnsi="Arial" w:cs="Arial"/>
          <w:sz w:val="22"/>
          <w:szCs w:val="22"/>
        </w:rPr>
        <w:t>solution mix, slowly and drop-wise add 150</w:t>
      </w:r>
      <w:r w:rsidR="005951E4">
        <w:rPr>
          <w:rFonts w:ascii="Arial" w:hAnsi="Arial" w:cs="Arial"/>
          <w:color w:val="000000"/>
          <w:sz w:val="22"/>
          <w:szCs w:val="22"/>
        </w:rPr>
        <w:t>μ</w:t>
      </w:r>
      <w:r w:rsidRPr="007F3D5B">
        <w:rPr>
          <w:rFonts w:ascii="Arial" w:hAnsi="Arial" w:cs="Arial"/>
          <w:sz w:val="22"/>
          <w:szCs w:val="22"/>
        </w:rPr>
        <w:t>L (300</w:t>
      </w:r>
      <w:r w:rsidR="005951E4">
        <w:rPr>
          <w:rFonts w:ascii="Arial" w:hAnsi="Arial" w:cs="Arial"/>
          <w:color w:val="000000"/>
          <w:sz w:val="22"/>
          <w:szCs w:val="22"/>
        </w:rPr>
        <w:t>μ</w:t>
      </w:r>
      <w:r w:rsidRPr="007F3D5B">
        <w:rPr>
          <w:rFonts w:ascii="Arial" w:hAnsi="Arial" w:cs="Arial"/>
          <w:sz w:val="22"/>
          <w:szCs w:val="22"/>
        </w:rPr>
        <w:t xml:space="preserve">l for plates 1 and 2) of 2xHBS. Keep vortexing for another ~5 secs. </w:t>
      </w:r>
    </w:p>
    <w:p w14:paraId="4E801886" w14:textId="77777777" w:rsidR="00B06819" w:rsidRPr="007F3D5B" w:rsidRDefault="00B06819" w:rsidP="00B06819">
      <w:pPr>
        <w:rPr>
          <w:rFonts w:ascii="Arial" w:hAnsi="Arial" w:cs="Arial"/>
          <w:sz w:val="22"/>
          <w:szCs w:val="22"/>
        </w:rPr>
      </w:pPr>
    </w:p>
    <w:p w14:paraId="2339B25C" w14:textId="18A5787F" w:rsidR="00B06819" w:rsidRPr="007F3D5B" w:rsidRDefault="00B06819" w:rsidP="00B06819">
      <w:pPr>
        <w:rPr>
          <w:rFonts w:ascii="Arial" w:hAnsi="Arial" w:cs="Arial"/>
          <w:sz w:val="22"/>
          <w:szCs w:val="22"/>
        </w:rPr>
      </w:pPr>
      <w:r w:rsidRPr="007F3D5B">
        <w:rPr>
          <w:rFonts w:ascii="Arial" w:hAnsi="Arial" w:cs="Arial"/>
          <w:sz w:val="22"/>
          <w:szCs w:val="22"/>
        </w:rPr>
        <w:t>4. Incubate 300</w:t>
      </w:r>
      <w:r w:rsidR="005951E4">
        <w:rPr>
          <w:rFonts w:ascii="Arial" w:hAnsi="Arial" w:cs="Arial"/>
          <w:color w:val="000000"/>
          <w:sz w:val="22"/>
          <w:szCs w:val="22"/>
        </w:rPr>
        <w:t>μ</w:t>
      </w:r>
      <w:r w:rsidRPr="007F3D5B">
        <w:rPr>
          <w:rFonts w:ascii="Arial" w:hAnsi="Arial" w:cs="Arial"/>
          <w:sz w:val="22"/>
          <w:szCs w:val="22"/>
        </w:rPr>
        <w:t>L (600</w:t>
      </w:r>
      <w:r w:rsidR="005951E4">
        <w:rPr>
          <w:rFonts w:ascii="Arial" w:hAnsi="Arial" w:cs="Arial"/>
          <w:color w:val="000000"/>
          <w:sz w:val="22"/>
          <w:szCs w:val="22"/>
        </w:rPr>
        <w:t>μ</w:t>
      </w:r>
      <w:r w:rsidRPr="007F3D5B">
        <w:rPr>
          <w:rFonts w:ascii="Arial" w:hAnsi="Arial" w:cs="Arial"/>
          <w:sz w:val="22"/>
          <w:szCs w:val="22"/>
        </w:rPr>
        <w:t>l) mixture at room temperature for 15 mins.</w:t>
      </w:r>
    </w:p>
    <w:p w14:paraId="777C398D" w14:textId="77777777" w:rsidR="00B06819" w:rsidRPr="007F3D5B" w:rsidRDefault="00B06819" w:rsidP="00B06819">
      <w:pPr>
        <w:rPr>
          <w:rFonts w:ascii="Arial" w:hAnsi="Arial" w:cs="Arial"/>
          <w:sz w:val="22"/>
          <w:szCs w:val="22"/>
        </w:rPr>
      </w:pPr>
    </w:p>
    <w:p w14:paraId="73B8D706" w14:textId="00181032" w:rsidR="00B06819" w:rsidRPr="007F3D5B" w:rsidRDefault="00B06819" w:rsidP="00B06819">
      <w:pPr>
        <w:ind w:left="180" w:hanging="180"/>
        <w:rPr>
          <w:rFonts w:ascii="Arial" w:hAnsi="Arial" w:cs="Arial"/>
          <w:sz w:val="22"/>
          <w:szCs w:val="22"/>
        </w:rPr>
      </w:pPr>
      <w:r w:rsidRPr="007F3D5B">
        <w:rPr>
          <w:rFonts w:ascii="Arial" w:hAnsi="Arial" w:cs="Arial"/>
          <w:sz w:val="22"/>
          <w:szCs w:val="22"/>
        </w:rPr>
        <w:t>5. Add 300</w:t>
      </w:r>
      <w:r w:rsidR="005951E4">
        <w:rPr>
          <w:rFonts w:ascii="Arial" w:hAnsi="Arial" w:cs="Arial"/>
          <w:color w:val="000000"/>
          <w:sz w:val="22"/>
          <w:szCs w:val="22"/>
        </w:rPr>
        <w:t>μ</w:t>
      </w:r>
      <w:r w:rsidRPr="007F3D5B">
        <w:rPr>
          <w:rFonts w:ascii="Arial" w:hAnsi="Arial" w:cs="Arial"/>
          <w:sz w:val="22"/>
          <w:szCs w:val="22"/>
        </w:rPr>
        <w:t>L (600</w:t>
      </w:r>
      <w:r w:rsidR="005951E4">
        <w:rPr>
          <w:rFonts w:ascii="Arial" w:hAnsi="Arial" w:cs="Arial"/>
          <w:color w:val="000000"/>
          <w:sz w:val="22"/>
          <w:szCs w:val="22"/>
        </w:rPr>
        <w:t>μ</w:t>
      </w:r>
      <w:r w:rsidRPr="007F3D5B">
        <w:rPr>
          <w:rFonts w:ascii="Arial" w:hAnsi="Arial" w:cs="Arial"/>
          <w:sz w:val="22"/>
          <w:szCs w:val="22"/>
        </w:rPr>
        <w:t xml:space="preserve">l) of DNA suspension to each well in a slow drop-wise manner (use p200 pipetor; multiple spots on each well). Swirl the plate gently to distribute the DNA mixture evenly. Incubate in 37°C overnight. </w:t>
      </w:r>
      <w:r w:rsidRPr="007F3D5B">
        <w:rPr>
          <w:rFonts w:ascii="Arial" w:hAnsi="Arial" w:cs="Arial"/>
          <w:b/>
          <w:sz w:val="22"/>
          <w:szCs w:val="22"/>
        </w:rPr>
        <w:t>10-12 hours</w:t>
      </w:r>
    </w:p>
    <w:p w14:paraId="151DE450" w14:textId="77777777" w:rsidR="00B06819" w:rsidRPr="007F3D5B" w:rsidRDefault="00B06819" w:rsidP="00B06819">
      <w:pPr>
        <w:ind w:left="180" w:hanging="180"/>
        <w:rPr>
          <w:rFonts w:ascii="Arial" w:hAnsi="Arial" w:cs="Arial"/>
          <w:sz w:val="22"/>
          <w:szCs w:val="22"/>
        </w:rPr>
      </w:pPr>
    </w:p>
    <w:p w14:paraId="36CC9087" w14:textId="77777777" w:rsidR="00B06819" w:rsidRPr="007F3D5B" w:rsidRDefault="00B06819" w:rsidP="00B06819">
      <w:pPr>
        <w:ind w:left="180" w:hanging="180"/>
        <w:rPr>
          <w:rFonts w:ascii="Arial" w:hAnsi="Arial" w:cs="Arial"/>
          <w:sz w:val="22"/>
          <w:szCs w:val="22"/>
        </w:rPr>
      </w:pPr>
      <w:r w:rsidRPr="007F3D5B">
        <w:rPr>
          <w:rFonts w:ascii="Arial" w:hAnsi="Arial" w:cs="Arial"/>
          <w:b/>
          <w:sz w:val="22"/>
          <w:szCs w:val="22"/>
        </w:rPr>
        <w:t xml:space="preserve">Day 0- </w:t>
      </w:r>
      <w:r w:rsidRPr="007F3D5B">
        <w:rPr>
          <w:rFonts w:ascii="Arial" w:hAnsi="Arial" w:cs="Arial"/>
          <w:sz w:val="22"/>
          <w:szCs w:val="22"/>
        </w:rPr>
        <w:t>(</w:t>
      </w:r>
      <w:r w:rsidRPr="007F3D5B">
        <w:rPr>
          <w:rFonts w:ascii="Arial" w:hAnsi="Arial" w:cs="Arial"/>
          <w:b/>
          <w:sz w:val="22"/>
          <w:szCs w:val="22"/>
        </w:rPr>
        <w:t>Medium exchange</w:t>
      </w:r>
      <w:r w:rsidRPr="007F3D5B">
        <w:rPr>
          <w:rFonts w:ascii="Arial" w:hAnsi="Arial" w:cs="Arial"/>
          <w:sz w:val="22"/>
          <w:szCs w:val="22"/>
        </w:rPr>
        <w:t>)</w:t>
      </w:r>
    </w:p>
    <w:p w14:paraId="60D15F1C" w14:textId="77777777" w:rsidR="00B06819" w:rsidRPr="007F3D5B" w:rsidRDefault="00B06819" w:rsidP="00B06819">
      <w:pPr>
        <w:ind w:left="180" w:hanging="180"/>
        <w:rPr>
          <w:rFonts w:ascii="Arial" w:hAnsi="Arial" w:cs="Arial"/>
          <w:sz w:val="22"/>
          <w:szCs w:val="22"/>
        </w:rPr>
      </w:pPr>
      <w:r w:rsidRPr="007F3D5B">
        <w:rPr>
          <w:rFonts w:ascii="Arial" w:hAnsi="Arial" w:cs="Arial"/>
          <w:sz w:val="22"/>
          <w:szCs w:val="22"/>
        </w:rPr>
        <w:t xml:space="preserve"> After incubation, aspirate all cDMEM medium from each well, replace it with 3mL of CTL medium.</w:t>
      </w:r>
    </w:p>
    <w:p w14:paraId="5B3AADBB" w14:textId="77777777" w:rsidR="00B06819" w:rsidRPr="007F3D5B" w:rsidRDefault="00B06819" w:rsidP="00B06819">
      <w:pPr>
        <w:rPr>
          <w:rFonts w:ascii="Arial" w:hAnsi="Arial" w:cs="Arial"/>
          <w:b/>
          <w:sz w:val="22"/>
          <w:szCs w:val="22"/>
        </w:rPr>
      </w:pPr>
    </w:p>
    <w:p w14:paraId="7527C2BC" w14:textId="77777777" w:rsidR="00B06819" w:rsidRPr="007F3D5B" w:rsidRDefault="00B06819" w:rsidP="00B06819">
      <w:pPr>
        <w:rPr>
          <w:rFonts w:ascii="Arial" w:hAnsi="Arial" w:cs="Arial"/>
          <w:b/>
          <w:sz w:val="22"/>
          <w:szCs w:val="22"/>
        </w:rPr>
      </w:pPr>
      <w:r w:rsidRPr="007F3D5B">
        <w:rPr>
          <w:rFonts w:ascii="Arial" w:hAnsi="Arial" w:cs="Arial"/>
          <w:b/>
          <w:sz w:val="22"/>
          <w:szCs w:val="22"/>
        </w:rPr>
        <w:lastRenderedPageBreak/>
        <w:t>Day 1- (Transduction)</w:t>
      </w:r>
    </w:p>
    <w:p w14:paraId="1166A468" w14:textId="77777777" w:rsidR="00B06819" w:rsidRPr="007F3D5B" w:rsidRDefault="00B06819" w:rsidP="00B06819">
      <w:pPr>
        <w:ind w:left="180" w:hanging="180"/>
        <w:rPr>
          <w:rFonts w:ascii="Arial" w:hAnsi="Arial" w:cs="Arial"/>
          <w:sz w:val="22"/>
          <w:szCs w:val="22"/>
        </w:rPr>
      </w:pPr>
      <w:r w:rsidRPr="007F3D5B">
        <w:rPr>
          <w:rFonts w:ascii="Arial" w:hAnsi="Arial" w:cs="Arial"/>
          <w:sz w:val="22"/>
          <w:szCs w:val="22"/>
        </w:rPr>
        <w:t xml:space="preserve">1. Harvest supernatant: filter sup by using 0.45um filter </w:t>
      </w:r>
    </w:p>
    <w:p w14:paraId="29BDD1DF" w14:textId="7B94A91F" w:rsidR="00B06819" w:rsidRPr="007F3D5B" w:rsidRDefault="00B06819" w:rsidP="00B06819">
      <w:pPr>
        <w:ind w:left="180" w:hanging="180"/>
        <w:rPr>
          <w:rFonts w:ascii="Arial" w:hAnsi="Arial" w:cs="Arial"/>
          <w:sz w:val="22"/>
          <w:szCs w:val="22"/>
        </w:rPr>
      </w:pPr>
      <w:r w:rsidRPr="007F3D5B">
        <w:rPr>
          <w:rFonts w:ascii="Arial" w:hAnsi="Arial" w:cs="Arial"/>
          <w:sz w:val="22"/>
          <w:szCs w:val="22"/>
        </w:rPr>
        <w:tab/>
        <w:t>Fit the filter tip with 10mL pipet tip, collect the filtrate in 15 mL conical tube</w:t>
      </w:r>
    </w:p>
    <w:p w14:paraId="1759D709" w14:textId="77777777" w:rsidR="002800C6" w:rsidRPr="007F3D5B" w:rsidRDefault="002800C6" w:rsidP="002800C6">
      <w:pPr>
        <w:rPr>
          <w:rFonts w:ascii="Arial" w:hAnsi="Arial" w:cs="Arial"/>
          <w:sz w:val="22"/>
          <w:szCs w:val="22"/>
        </w:rPr>
      </w:pPr>
    </w:p>
    <w:p w14:paraId="6C9B3588" w14:textId="6DBD0666" w:rsidR="002800C6" w:rsidRPr="007F3D5B" w:rsidRDefault="002800C6" w:rsidP="002800C6">
      <w:pPr>
        <w:rPr>
          <w:rFonts w:ascii="Arial" w:hAnsi="Arial" w:cs="Arial"/>
          <w:b/>
          <w:sz w:val="22"/>
          <w:szCs w:val="22"/>
        </w:rPr>
      </w:pPr>
      <w:r w:rsidRPr="007F3D5B">
        <w:rPr>
          <w:rFonts w:ascii="Arial" w:hAnsi="Arial" w:cs="Arial"/>
          <w:b/>
          <w:sz w:val="22"/>
          <w:szCs w:val="22"/>
        </w:rPr>
        <w:t>Day 1</w:t>
      </w:r>
      <w:r w:rsidRPr="007F3D5B">
        <w:rPr>
          <w:rFonts w:ascii="Arial" w:hAnsi="Arial" w:cs="Arial"/>
          <w:b/>
          <w:bCs/>
          <w:sz w:val="22"/>
          <w:szCs w:val="22"/>
        </w:rPr>
        <w:t xml:space="preserve">: </w:t>
      </w:r>
      <w:r w:rsidRPr="007F3D5B">
        <w:rPr>
          <w:rFonts w:ascii="Arial" w:hAnsi="Arial" w:cs="Arial"/>
          <w:b/>
          <w:sz w:val="22"/>
          <w:szCs w:val="22"/>
        </w:rPr>
        <w:t xml:space="preserve">Transduction </w:t>
      </w:r>
      <w:r w:rsidR="006B50C9" w:rsidRPr="007F3D5B">
        <w:rPr>
          <w:rFonts w:ascii="Arial" w:hAnsi="Arial" w:cs="Arial"/>
          <w:b/>
          <w:sz w:val="22"/>
          <w:szCs w:val="22"/>
        </w:rPr>
        <w:t>using fresh viral supernatant</w:t>
      </w:r>
    </w:p>
    <w:p w14:paraId="19618444" w14:textId="77777777" w:rsidR="002800C6" w:rsidRPr="007F3D5B" w:rsidRDefault="002800C6" w:rsidP="002800C6">
      <w:pPr>
        <w:rPr>
          <w:rFonts w:ascii="Arial" w:hAnsi="Arial" w:cs="Arial"/>
          <w:sz w:val="22"/>
          <w:szCs w:val="22"/>
        </w:rPr>
      </w:pPr>
    </w:p>
    <w:p w14:paraId="4D1BE0DF" w14:textId="77777777" w:rsidR="002800C6" w:rsidRPr="007F3D5B" w:rsidRDefault="002800C6" w:rsidP="005413FC">
      <w:pPr>
        <w:pStyle w:val="ListParagraph"/>
        <w:numPr>
          <w:ilvl w:val="0"/>
          <w:numId w:val="24"/>
        </w:numPr>
        <w:spacing w:after="0" w:line="240" w:lineRule="auto"/>
        <w:rPr>
          <w:rFonts w:ascii="Arial" w:hAnsi="Arial" w:cs="Arial"/>
        </w:rPr>
      </w:pPr>
      <w:r w:rsidRPr="007F3D5B">
        <w:rPr>
          <w:rFonts w:ascii="Arial" w:hAnsi="Arial" w:cs="Arial"/>
        </w:rPr>
        <w:t>Remove 1mL of CTL media from each well.</w:t>
      </w:r>
    </w:p>
    <w:p w14:paraId="418E9F62" w14:textId="77777777" w:rsidR="002800C6" w:rsidRPr="007F3D5B" w:rsidRDefault="002800C6" w:rsidP="002800C6">
      <w:pPr>
        <w:pStyle w:val="ListParagraph"/>
        <w:spacing w:after="0" w:line="240" w:lineRule="auto"/>
        <w:ind w:left="360"/>
        <w:rPr>
          <w:rFonts w:ascii="Arial" w:hAnsi="Arial" w:cs="Arial"/>
        </w:rPr>
      </w:pPr>
    </w:p>
    <w:p w14:paraId="17853A50" w14:textId="6002B15B" w:rsidR="002800C6" w:rsidRPr="007F3D5B" w:rsidRDefault="002800C6" w:rsidP="005413FC">
      <w:pPr>
        <w:pStyle w:val="ListParagraph"/>
        <w:numPr>
          <w:ilvl w:val="0"/>
          <w:numId w:val="24"/>
        </w:numPr>
        <w:spacing w:after="0" w:line="240" w:lineRule="auto"/>
        <w:rPr>
          <w:rFonts w:ascii="Arial" w:hAnsi="Arial" w:cs="Arial"/>
        </w:rPr>
      </w:pPr>
      <w:r w:rsidRPr="007F3D5B">
        <w:rPr>
          <w:rFonts w:ascii="Arial" w:hAnsi="Arial" w:cs="Arial"/>
        </w:rPr>
        <w:t xml:space="preserve">Add polybrene to </w:t>
      </w:r>
      <w:r w:rsidR="00B8447D" w:rsidRPr="007F3D5B">
        <w:rPr>
          <w:rFonts w:ascii="Arial" w:hAnsi="Arial" w:cs="Arial"/>
        </w:rPr>
        <w:t>8</w:t>
      </w:r>
      <w:r w:rsidRPr="007F3D5B">
        <w:rPr>
          <w:rFonts w:ascii="Arial" w:hAnsi="Arial" w:cs="Arial"/>
        </w:rPr>
        <w:t xml:space="preserve"> μg/mL f.c. into each well (stock at 1 μg/</w:t>
      </w:r>
      <w:r w:rsidR="005951E4">
        <w:rPr>
          <w:rFonts w:ascii="Arial" w:hAnsi="Arial" w:cs="Arial"/>
          <w:color w:val="000000"/>
        </w:rPr>
        <w:t>μ</w:t>
      </w:r>
      <w:r w:rsidRPr="007F3D5B">
        <w:rPr>
          <w:rFonts w:ascii="Arial" w:hAnsi="Arial" w:cs="Arial"/>
        </w:rPr>
        <w:t>l polybrene)</w:t>
      </w:r>
      <w:r w:rsidR="00B8447D" w:rsidRPr="007F3D5B">
        <w:rPr>
          <w:rFonts w:ascii="Arial" w:hAnsi="Arial" w:cs="Arial"/>
        </w:rPr>
        <w:t xml:space="preserve"> and IL-2 to 100 </w:t>
      </w:r>
      <w:r w:rsidR="00AE5C2B" w:rsidRPr="007F3D5B">
        <w:rPr>
          <w:rFonts w:ascii="Arial" w:hAnsi="Arial" w:cs="Arial"/>
        </w:rPr>
        <w:t xml:space="preserve">units/mL </w:t>
      </w:r>
      <w:r w:rsidR="00D74C5B" w:rsidRPr="007F3D5B">
        <w:rPr>
          <w:rFonts w:ascii="Arial" w:hAnsi="Arial" w:cs="Arial"/>
        </w:rPr>
        <w:t>into each well (will add back 1 mL media to controls or 1 mL viral sup</w:t>
      </w:r>
      <w:r w:rsidR="00257C77" w:rsidRPr="007F3D5B">
        <w:rPr>
          <w:rFonts w:ascii="Arial" w:hAnsi="Arial" w:cs="Arial"/>
        </w:rPr>
        <w:t xml:space="preserve"> to samples so f.c. will be 4 </w:t>
      </w:r>
      <w:r w:rsidR="00956188" w:rsidRPr="00631B7D">
        <w:rPr>
          <w:rFonts w:ascii="Arial" w:hAnsi="Arial" w:cs="Arial"/>
          <w:color w:val="000000"/>
        </w:rPr>
        <w:t>μ</w:t>
      </w:r>
      <w:r w:rsidR="00257C77" w:rsidRPr="007F3D5B">
        <w:rPr>
          <w:rFonts w:ascii="Arial" w:hAnsi="Arial" w:cs="Arial"/>
        </w:rPr>
        <w:t>g/mL for polybrene and 50 units/mL for IL-2)</w:t>
      </w:r>
    </w:p>
    <w:p w14:paraId="4DC5B1A7" w14:textId="14687BB9" w:rsidR="002800C6" w:rsidRPr="007F3D5B" w:rsidRDefault="002800C6" w:rsidP="00257C77">
      <w:pPr>
        <w:rPr>
          <w:rFonts w:ascii="Arial" w:hAnsi="Arial" w:cs="Arial"/>
        </w:rPr>
      </w:pPr>
    </w:p>
    <w:p w14:paraId="7892D244" w14:textId="77777777" w:rsidR="002800C6" w:rsidRPr="007F3D5B" w:rsidRDefault="002800C6" w:rsidP="005413FC">
      <w:pPr>
        <w:pStyle w:val="ListParagraph"/>
        <w:numPr>
          <w:ilvl w:val="0"/>
          <w:numId w:val="24"/>
        </w:numPr>
        <w:spacing w:after="0" w:line="240" w:lineRule="auto"/>
        <w:rPr>
          <w:rFonts w:ascii="Arial" w:hAnsi="Arial" w:cs="Arial"/>
        </w:rPr>
      </w:pPr>
      <w:r w:rsidRPr="007F3D5B">
        <w:rPr>
          <w:rFonts w:ascii="Arial" w:hAnsi="Arial" w:cs="Arial"/>
        </w:rPr>
        <w:t>Add 1 mL filtered (0.45 um filter) viral supernatant to each well of T cells.</w:t>
      </w:r>
    </w:p>
    <w:p w14:paraId="339979B5" w14:textId="77777777" w:rsidR="002800C6" w:rsidRPr="007F3D5B" w:rsidRDefault="002800C6" w:rsidP="002800C6">
      <w:pPr>
        <w:pStyle w:val="ListParagraph"/>
        <w:spacing w:after="0" w:line="240" w:lineRule="auto"/>
        <w:ind w:left="1800"/>
        <w:rPr>
          <w:rFonts w:ascii="Arial" w:hAnsi="Arial" w:cs="Arial"/>
        </w:rPr>
      </w:pPr>
    </w:p>
    <w:p w14:paraId="21DEEA19" w14:textId="77777777" w:rsidR="002800C6" w:rsidRPr="007F3D5B" w:rsidRDefault="002800C6" w:rsidP="005413FC">
      <w:pPr>
        <w:pStyle w:val="ListParagraph"/>
        <w:numPr>
          <w:ilvl w:val="0"/>
          <w:numId w:val="24"/>
        </w:numPr>
        <w:spacing w:after="0" w:line="240" w:lineRule="auto"/>
        <w:rPr>
          <w:rFonts w:ascii="Arial" w:hAnsi="Arial" w:cs="Arial"/>
        </w:rPr>
      </w:pPr>
      <w:r w:rsidRPr="007F3D5B">
        <w:rPr>
          <w:rFonts w:ascii="Arial" w:hAnsi="Arial" w:cs="Arial"/>
        </w:rPr>
        <w:t>Re-suspend cells in wells to mix all reagents.</w:t>
      </w:r>
    </w:p>
    <w:p w14:paraId="378885FA" w14:textId="77777777" w:rsidR="004832EB" w:rsidRPr="007F3D5B" w:rsidRDefault="004832EB" w:rsidP="004832EB">
      <w:pPr>
        <w:pStyle w:val="ListParagraph"/>
        <w:rPr>
          <w:rFonts w:ascii="Arial" w:hAnsi="Arial" w:cs="Arial"/>
        </w:rPr>
      </w:pPr>
    </w:p>
    <w:p w14:paraId="5BE96677" w14:textId="77777777" w:rsidR="004832EB" w:rsidRPr="007F3D5B" w:rsidRDefault="004832EB" w:rsidP="005413FC">
      <w:pPr>
        <w:pStyle w:val="ListParagraph"/>
        <w:numPr>
          <w:ilvl w:val="0"/>
          <w:numId w:val="24"/>
        </w:numPr>
        <w:spacing w:after="0" w:line="240" w:lineRule="auto"/>
        <w:rPr>
          <w:rFonts w:ascii="Arial" w:hAnsi="Arial" w:cs="Arial"/>
        </w:rPr>
      </w:pPr>
      <w:r w:rsidRPr="007F3D5B">
        <w:rPr>
          <w:rFonts w:ascii="Arial" w:hAnsi="Arial" w:cs="Arial"/>
        </w:rPr>
        <w:t xml:space="preserve">Spinoculation: 2000rpm (RCF 845xg), 32C, 90 min. </w:t>
      </w:r>
    </w:p>
    <w:p w14:paraId="240CCC48" w14:textId="77777777" w:rsidR="004832EB" w:rsidRPr="007F3D5B" w:rsidRDefault="004832EB" w:rsidP="005413FC">
      <w:pPr>
        <w:pStyle w:val="ListParagraph"/>
        <w:numPr>
          <w:ilvl w:val="1"/>
          <w:numId w:val="24"/>
        </w:numPr>
        <w:spacing w:after="0" w:line="240" w:lineRule="auto"/>
        <w:rPr>
          <w:rFonts w:ascii="Arial" w:hAnsi="Arial" w:cs="Arial"/>
        </w:rPr>
      </w:pPr>
      <w:r w:rsidRPr="007F3D5B">
        <w:rPr>
          <w:rFonts w:ascii="Arial" w:hAnsi="Arial" w:cs="Arial"/>
        </w:rPr>
        <w:t>Spininoculation is optional if using concentrated virus produced by method described above.</w:t>
      </w:r>
    </w:p>
    <w:p w14:paraId="1A05B2F6" w14:textId="77777777" w:rsidR="004832EB" w:rsidRPr="007F3D5B" w:rsidRDefault="004832EB" w:rsidP="004832EB">
      <w:pPr>
        <w:pStyle w:val="ListParagraph"/>
        <w:spacing w:after="0" w:line="240" w:lineRule="auto"/>
        <w:ind w:left="1080"/>
        <w:rPr>
          <w:rFonts w:ascii="Arial" w:hAnsi="Arial" w:cs="Arial"/>
        </w:rPr>
      </w:pPr>
    </w:p>
    <w:p w14:paraId="61B867BA" w14:textId="4122483A" w:rsidR="004832EB" w:rsidRPr="007F3D5B" w:rsidRDefault="004832EB" w:rsidP="005413FC">
      <w:pPr>
        <w:pStyle w:val="ListParagraph"/>
        <w:numPr>
          <w:ilvl w:val="0"/>
          <w:numId w:val="24"/>
        </w:numPr>
        <w:spacing w:after="0" w:line="240" w:lineRule="auto"/>
        <w:rPr>
          <w:rFonts w:ascii="Arial" w:hAnsi="Arial" w:cs="Arial"/>
        </w:rPr>
      </w:pPr>
      <w:r w:rsidRPr="007F3D5B">
        <w:rPr>
          <w:rFonts w:ascii="Arial" w:hAnsi="Arial" w:cs="Arial"/>
        </w:rPr>
        <w:t>Incubate the plate at 37C overnight. Incubation started at: _________</w:t>
      </w:r>
    </w:p>
    <w:p w14:paraId="50633CE0" w14:textId="0AC08DE0" w:rsidR="004832EB" w:rsidRPr="007F3D5B" w:rsidRDefault="004832EB" w:rsidP="004832EB">
      <w:pPr>
        <w:pStyle w:val="ListParagraph"/>
        <w:spacing w:after="0" w:line="240" w:lineRule="auto"/>
        <w:ind w:left="360"/>
        <w:rPr>
          <w:rFonts w:ascii="Arial" w:hAnsi="Arial" w:cs="Arial"/>
        </w:rPr>
      </w:pPr>
    </w:p>
    <w:p w14:paraId="0836F89A" w14:textId="7043F125" w:rsidR="004832EB" w:rsidRPr="007F3D5B" w:rsidRDefault="004832EB" w:rsidP="005413FC">
      <w:pPr>
        <w:pStyle w:val="ListParagraph"/>
        <w:numPr>
          <w:ilvl w:val="0"/>
          <w:numId w:val="24"/>
        </w:numPr>
        <w:spacing w:after="0" w:line="240" w:lineRule="auto"/>
        <w:rPr>
          <w:rFonts w:ascii="Arial" w:hAnsi="Arial" w:cs="Arial"/>
        </w:rPr>
      </w:pPr>
      <w:r w:rsidRPr="007F3D5B">
        <w:rPr>
          <w:rFonts w:ascii="Arial" w:hAnsi="Arial" w:cs="Arial"/>
        </w:rPr>
        <w:t>Perform media changes as described for concentrated virus protocol.</w:t>
      </w:r>
    </w:p>
    <w:p w14:paraId="16535E6A" w14:textId="77777777" w:rsidR="002800C6" w:rsidRPr="007F3D5B" w:rsidRDefault="002800C6" w:rsidP="00A047CC">
      <w:pPr>
        <w:rPr>
          <w:rFonts w:ascii="Arial" w:hAnsi="Arial" w:cs="Arial"/>
        </w:rPr>
      </w:pPr>
    </w:p>
    <w:sectPr w:rsidR="002800C6" w:rsidRPr="007F3D5B" w:rsidSect="003A2009">
      <w:headerReference w:type="default" r:id="rId40"/>
      <w:footerReference w:type="even" r:id="rId41"/>
      <w:footerReference w:type="default" r:id="rId42"/>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1" w:author="Biernacki MD, Melinda A" w:date="2020-07-08T07:14:00Z" w:initials="BMMA">
    <w:p w14:paraId="41370F49" w14:textId="77777777" w:rsidR="00C51522" w:rsidRDefault="00C51522" w:rsidP="00C8466D">
      <w:pPr>
        <w:pStyle w:val="CommentText"/>
      </w:pPr>
      <w:r>
        <w:rPr>
          <w:rStyle w:val="CommentReference"/>
        </w:rPr>
        <w:annotationRef/>
      </w:r>
      <w:r>
        <w:t>Melinda note to self—check which machine/folder/program name and record details of PCR program</w:t>
      </w:r>
    </w:p>
  </w:comment>
  <w:comment w:id="33" w:author="Bleakley MD, Marie" w:date="2020-07-10T17:56:00Z" w:initials="BMM">
    <w:p w14:paraId="4AB8FDEB" w14:textId="77777777" w:rsidR="00C51522" w:rsidRDefault="00C51522" w:rsidP="00C8466D">
      <w:pPr>
        <w:pStyle w:val="CommentText"/>
      </w:pPr>
      <w:r>
        <w:rPr>
          <w:rStyle w:val="CommentReference"/>
        </w:rPr>
        <w:annotationRef/>
      </w:r>
      <w:r>
        <w:t>Rationale for choosing to topo clone or not?</w:t>
      </w:r>
    </w:p>
  </w:comment>
  <w:comment w:id="38" w:author="Michelle" w:date="2020-09-04T09:50:00Z" w:initials="MB">
    <w:p w14:paraId="0560803C" w14:textId="48F7D5EB" w:rsidR="00C51522" w:rsidRDefault="00C51522">
      <w:pPr>
        <w:pStyle w:val="CommentText"/>
      </w:pPr>
      <w:r>
        <w:rPr>
          <w:rStyle w:val="CommentReference"/>
        </w:rPr>
        <w:annotationRef/>
      </w:r>
      <w:r>
        <w:t>I’m confused about this table… why are the ul amounts different for each column? 7.37ul x 11 but then 5.1 or 9.1 in the other columns? What’s the difference between column 3 and 4?!</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1370F49" w15:done="0"/>
  <w15:commentEx w15:paraId="4AB8FDEB" w15:done="0"/>
  <w15:commentEx w15:paraId="0560803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2FB354B" w16cex:dateUtc="2020-07-08T14:14:00Z"/>
  <w16cex:commentExtensible w16cex:durableId="22FB3547" w16cex:dateUtc="2020-07-11T00:56:00Z"/>
  <w16cex:commentExtensible w16cex:durableId="22FC8C67" w16cex:dateUtc="2020-09-04T16: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1370F49" w16cid:durableId="22FB354B"/>
  <w16cid:commentId w16cid:paraId="4AB8FDEB" w16cid:durableId="22FB3547"/>
  <w16cid:commentId w16cid:paraId="0560803C" w16cid:durableId="22FC8C6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556F7A" w14:textId="77777777" w:rsidR="005E0FFD" w:rsidRDefault="005E0FFD" w:rsidP="006370F6">
      <w:r>
        <w:separator/>
      </w:r>
    </w:p>
  </w:endnote>
  <w:endnote w:type="continuationSeparator" w:id="0">
    <w:p w14:paraId="55F67ABA" w14:textId="77777777" w:rsidR="005E0FFD" w:rsidRDefault="005E0FFD" w:rsidP="006370F6">
      <w:r>
        <w:continuationSeparator/>
      </w:r>
    </w:p>
  </w:endnote>
  <w:endnote w:type="continuationNotice" w:id="1">
    <w:p w14:paraId="01266A9F" w14:textId="77777777" w:rsidR="005E0FFD" w:rsidRDefault="005E0FF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837260038"/>
      <w:docPartObj>
        <w:docPartGallery w:val="Page Numbers (Bottom of Page)"/>
        <w:docPartUnique/>
      </w:docPartObj>
    </w:sdtPr>
    <w:sdtContent>
      <w:p w14:paraId="18CEAB8F" w14:textId="29CCF434" w:rsidR="00C51522" w:rsidRDefault="00C51522" w:rsidP="002F04D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CAF369A" w14:textId="77777777" w:rsidR="00C51522" w:rsidRDefault="00C51522" w:rsidP="006370F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44807628"/>
      <w:docPartObj>
        <w:docPartGallery w:val="Page Numbers (Bottom of Page)"/>
        <w:docPartUnique/>
      </w:docPartObj>
    </w:sdtPr>
    <w:sdtContent>
      <w:p w14:paraId="028FD399" w14:textId="6EFB543E" w:rsidR="00C51522" w:rsidRDefault="00C51522" w:rsidP="002F04D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7C38345" w14:textId="77777777" w:rsidR="00C51522" w:rsidRDefault="00C51522" w:rsidP="006370F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9533EE" w14:textId="77777777" w:rsidR="005E0FFD" w:rsidRDefault="005E0FFD" w:rsidP="006370F6">
      <w:r>
        <w:separator/>
      </w:r>
    </w:p>
  </w:footnote>
  <w:footnote w:type="continuationSeparator" w:id="0">
    <w:p w14:paraId="2DDDA005" w14:textId="77777777" w:rsidR="005E0FFD" w:rsidRDefault="005E0FFD" w:rsidP="006370F6">
      <w:r>
        <w:continuationSeparator/>
      </w:r>
    </w:p>
  </w:footnote>
  <w:footnote w:type="continuationNotice" w:id="1">
    <w:p w14:paraId="76201180" w14:textId="77777777" w:rsidR="005E0FFD" w:rsidRDefault="005E0FF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7A873C" w14:textId="4FBFC902" w:rsidR="00C51522" w:rsidRDefault="00C51522">
    <w:pPr>
      <w:pStyle w:val="Header"/>
      <w:rPr>
        <w:rFonts w:ascii="Arial" w:hAnsi="Arial" w:cs="Arial"/>
        <w:sz w:val="18"/>
        <w:szCs w:val="18"/>
      </w:rPr>
    </w:pPr>
    <w:r>
      <w:rPr>
        <w:rFonts w:ascii="Arial" w:hAnsi="Arial" w:cs="Arial"/>
        <w:sz w:val="18"/>
        <w:szCs w:val="18"/>
      </w:rPr>
      <w:t>Updated 0</w:t>
    </w:r>
    <w:r w:rsidR="00632F6F">
      <w:rPr>
        <w:rFonts w:ascii="Arial" w:hAnsi="Arial" w:cs="Arial"/>
        <w:sz w:val="18"/>
        <w:szCs w:val="18"/>
      </w:rPr>
      <w:t>8</w:t>
    </w:r>
    <w:r>
      <w:rPr>
        <w:rFonts w:ascii="Arial" w:hAnsi="Arial" w:cs="Arial"/>
        <w:sz w:val="18"/>
        <w:szCs w:val="18"/>
      </w:rPr>
      <w:t>/</w:t>
    </w:r>
    <w:r w:rsidR="00632F6F">
      <w:rPr>
        <w:rFonts w:ascii="Arial" w:hAnsi="Arial" w:cs="Arial"/>
        <w:sz w:val="18"/>
        <w:szCs w:val="18"/>
      </w:rPr>
      <w:t>06</w:t>
    </w:r>
    <w:r>
      <w:rPr>
        <w:rFonts w:ascii="Arial" w:hAnsi="Arial" w:cs="Arial"/>
        <w:sz w:val="18"/>
        <w:szCs w:val="18"/>
      </w:rPr>
      <w:t>/2020 by M. Brault</w:t>
    </w:r>
  </w:p>
  <w:p w14:paraId="4E184DCF" w14:textId="77777777" w:rsidR="00C51522" w:rsidRPr="006370F6" w:rsidRDefault="00C51522">
    <w:pPr>
      <w:pStyle w:val="Header"/>
      <w:rPr>
        <w:rFonts w:ascii="Arial" w:hAnsi="Arial" w:cs="Arial"/>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A0F90"/>
    <w:multiLevelType w:val="hybridMultilevel"/>
    <w:tmpl w:val="77EC3A4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0CF43C7"/>
    <w:multiLevelType w:val="hybridMultilevel"/>
    <w:tmpl w:val="0D40B586"/>
    <w:lvl w:ilvl="0" w:tplc="CBC00B20">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1EE442D"/>
    <w:multiLevelType w:val="hybridMultilevel"/>
    <w:tmpl w:val="49409A7A"/>
    <w:lvl w:ilvl="0" w:tplc="B3BA8CA6">
      <w:start w:val="1"/>
      <w:numFmt w:val="decimal"/>
      <w:lvlText w:val="%1."/>
      <w:lvlJc w:val="left"/>
      <w:pPr>
        <w:ind w:left="360" w:hanging="360"/>
      </w:pPr>
      <w:rPr>
        <w:rFonts w:ascii="Arial" w:hAnsi="Arial" w:hint="default"/>
        <w:sz w:val="22"/>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8AB413B"/>
    <w:multiLevelType w:val="hybridMultilevel"/>
    <w:tmpl w:val="8B663D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47072C"/>
    <w:multiLevelType w:val="multilevel"/>
    <w:tmpl w:val="B32C4D8C"/>
    <w:lvl w:ilvl="0">
      <w:start w:val="1"/>
      <w:numFmt w:val="decimal"/>
      <w:lvlText w:val="%1)"/>
      <w:lvlJc w:val="left"/>
      <w:pPr>
        <w:ind w:left="360" w:hanging="360"/>
      </w:pPr>
    </w:lvl>
    <w:lvl w:ilvl="1">
      <w:start w:val="1"/>
      <w:numFmt w:val="lowerLetter"/>
      <w:lvlText w:val="%2."/>
      <w:lvlJc w:val="left"/>
      <w:pPr>
        <w:ind w:left="720" w:hanging="360"/>
      </w:pPr>
      <w:rPr>
        <w:rFonts w:ascii="Arial" w:eastAsia="Times New Roman" w:hAnsi="Arial" w:cs="Arial"/>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720" w:hanging="360"/>
      </w:pPr>
      <w:rPr>
        <w:rFonts w:ascii="Arial" w:eastAsia="Times New Roman" w:hAnsi="Arial" w:cs="Arial"/>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09547CCB"/>
    <w:multiLevelType w:val="hybridMultilevel"/>
    <w:tmpl w:val="4AB099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360" w:hanging="360"/>
      </w:pPr>
    </w:lvl>
    <w:lvl w:ilvl="4" w:tplc="04090019">
      <w:start w:val="1"/>
      <w:numFmt w:val="lowerLetter"/>
      <w:lvlText w:val="%5."/>
      <w:lvlJc w:val="left"/>
      <w:pPr>
        <w:ind w:left="108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AFE621F"/>
    <w:multiLevelType w:val="hybridMultilevel"/>
    <w:tmpl w:val="041ADC52"/>
    <w:lvl w:ilvl="0" w:tplc="0409000F">
      <w:start w:val="1"/>
      <w:numFmt w:val="decimal"/>
      <w:lvlText w:val="%1."/>
      <w:lvlJc w:val="left"/>
      <w:pPr>
        <w:ind w:left="720" w:hanging="360"/>
      </w:pPr>
      <w:rPr>
        <w:b w:val="0"/>
        <w:bCs w:val="0"/>
      </w:rPr>
    </w:lvl>
    <w:lvl w:ilvl="1" w:tplc="0409000F">
      <w:start w:val="1"/>
      <w:numFmt w:val="decimal"/>
      <w:lvlText w:val="%2."/>
      <w:lvlJc w:val="left"/>
      <w:pPr>
        <w:ind w:left="360" w:hanging="360"/>
      </w:pPr>
    </w:lvl>
    <w:lvl w:ilvl="2" w:tplc="0409001B">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7" w15:restartNumberingAfterBreak="0">
    <w:nsid w:val="0D260F38"/>
    <w:multiLevelType w:val="hybridMultilevel"/>
    <w:tmpl w:val="3782D5D8"/>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3C77430"/>
    <w:multiLevelType w:val="hybridMultilevel"/>
    <w:tmpl w:val="3B7C87DC"/>
    <w:lvl w:ilvl="0" w:tplc="B3BA8CA6">
      <w:start w:val="1"/>
      <w:numFmt w:val="decimal"/>
      <w:lvlText w:val="%1."/>
      <w:lvlJc w:val="left"/>
      <w:pPr>
        <w:ind w:left="360" w:hanging="360"/>
      </w:pPr>
      <w:rPr>
        <w:rFonts w:ascii="Arial" w:hAnsi="Arial" w:hint="default"/>
        <w:sz w:val="22"/>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55F0EEA"/>
    <w:multiLevelType w:val="hybridMultilevel"/>
    <w:tmpl w:val="8ED402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D36F9A"/>
    <w:multiLevelType w:val="hybridMultilevel"/>
    <w:tmpl w:val="4BA2159C"/>
    <w:lvl w:ilvl="0" w:tplc="B3BA8CA6">
      <w:start w:val="1"/>
      <w:numFmt w:val="decimal"/>
      <w:lvlText w:val="%1."/>
      <w:lvlJc w:val="left"/>
      <w:pPr>
        <w:ind w:left="360" w:hanging="360"/>
      </w:pPr>
      <w:rPr>
        <w:rFonts w:ascii="Arial" w:hAnsi="Arial" w:hint="default"/>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FE55B46"/>
    <w:multiLevelType w:val="hybridMultilevel"/>
    <w:tmpl w:val="11BCD8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05F0946"/>
    <w:multiLevelType w:val="hybridMultilevel"/>
    <w:tmpl w:val="049071C2"/>
    <w:lvl w:ilvl="0" w:tplc="B3BA8CA6">
      <w:start w:val="1"/>
      <w:numFmt w:val="decimal"/>
      <w:lvlText w:val="%1."/>
      <w:lvlJc w:val="left"/>
      <w:pPr>
        <w:ind w:left="360" w:hanging="360"/>
      </w:pPr>
      <w:rPr>
        <w:rFonts w:ascii="Arial" w:hAnsi="Arial" w:hint="default"/>
        <w:sz w:val="22"/>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9B37E11"/>
    <w:multiLevelType w:val="hybridMultilevel"/>
    <w:tmpl w:val="68D0548E"/>
    <w:lvl w:ilvl="0" w:tplc="0409000F">
      <w:start w:val="1"/>
      <w:numFmt w:val="decimal"/>
      <w:lvlText w:val="%1."/>
      <w:lvlJc w:val="left"/>
      <w:pPr>
        <w:ind w:left="720" w:hanging="360"/>
      </w:pPr>
      <w:rPr>
        <w:rFonts w:hint="default"/>
      </w:rPr>
    </w:lvl>
    <w:lvl w:ilvl="1" w:tplc="04090019">
      <w:start w:val="1"/>
      <w:numFmt w:val="lowerLetter"/>
      <w:lvlText w:val="%2."/>
      <w:lvlJc w:val="left"/>
      <w:pPr>
        <w:ind w:left="630" w:hanging="360"/>
      </w:pPr>
    </w:lvl>
    <w:lvl w:ilvl="2" w:tplc="0409001B">
      <w:start w:val="1"/>
      <w:numFmt w:val="lowerRoman"/>
      <w:lvlText w:val="%3."/>
      <w:lvlJc w:val="right"/>
      <w:pPr>
        <w:ind w:left="99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685D5D"/>
    <w:multiLevelType w:val="hybridMultilevel"/>
    <w:tmpl w:val="ED743802"/>
    <w:lvl w:ilvl="0" w:tplc="65C0027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64D68F2"/>
    <w:multiLevelType w:val="hybridMultilevel"/>
    <w:tmpl w:val="D70EBBEE"/>
    <w:lvl w:ilvl="0" w:tplc="B3BA8CA6">
      <w:start w:val="1"/>
      <w:numFmt w:val="decimal"/>
      <w:lvlText w:val="%1."/>
      <w:lvlJc w:val="left"/>
      <w:pPr>
        <w:ind w:left="720" w:hanging="360"/>
      </w:pPr>
      <w:rPr>
        <w:rFonts w:ascii="Arial" w:hAnsi="Arial"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D72A3D"/>
    <w:multiLevelType w:val="hybridMultilevel"/>
    <w:tmpl w:val="C9B0E4A4"/>
    <w:lvl w:ilvl="0" w:tplc="590C84F0">
      <w:start w:val="1"/>
      <w:numFmt w:val="decimal"/>
      <w:lvlText w:val="%1."/>
      <w:lvlJc w:val="left"/>
      <w:pPr>
        <w:ind w:left="360" w:hanging="360"/>
      </w:pPr>
      <w:rPr>
        <w:rFonts w:hint="default"/>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D7744F2"/>
    <w:multiLevelType w:val="hybridMultilevel"/>
    <w:tmpl w:val="9B545E6E"/>
    <w:lvl w:ilvl="0" w:tplc="A94EBC7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start w:val="1"/>
      <w:numFmt w:val="lowerRoman"/>
      <w:lvlText w:val="%3."/>
      <w:lvlJc w:val="right"/>
      <w:pPr>
        <w:ind w:left="126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FBC40C1"/>
    <w:multiLevelType w:val="hybridMultilevel"/>
    <w:tmpl w:val="F6244378"/>
    <w:lvl w:ilvl="0" w:tplc="04090019">
      <w:start w:val="1"/>
      <w:numFmt w:val="lowerLetter"/>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9" w15:restartNumberingAfterBreak="0">
    <w:nsid w:val="40F2445C"/>
    <w:multiLevelType w:val="hybridMultilevel"/>
    <w:tmpl w:val="55DEC1BC"/>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48268C"/>
    <w:multiLevelType w:val="hybridMultilevel"/>
    <w:tmpl w:val="F93ADD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5D277D"/>
    <w:multiLevelType w:val="hybridMultilevel"/>
    <w:tmpl w:val="C9B0E4A4"/>
    <w:lvl w:ilvl="0" w:tplc="590C84F0">
      <w:start w:val="1"/>
      <w:numFmt w:val="decimal"/>
      <w:lvlText w:val="%1."/>
      <w:lvlJc w:val="left"/>
      <w:pPr>
        <w:ind w:left="360" w:hanging="360"/>
      </w:pPr>
      <w:rPr>
        <w:rFonts w:hint="default"/>
        <w:sz w:val="22"/>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BB51166"/>
    <w:multiLevelType w:val="hybridMultilevel"/>
    <w:tmpl w:val="4AB099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360" w:hanging="360"/>
      </w:pPr>
    </w:lvl>
    <w:lvl w:ilvl="4" w:tplc="04090019">
      <w:start w:val="1"/>
      <w:numFmt w:val="lowerLetter"/>
      <w:lvlText w:val="%5."/>
      <w:lvlJc w:val="left"/>
      <w:pPr>
        <w:ind w:left="108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E387043"/>
    <w:multiLevelType w:val="hybridMultilevel"/>
    <w:tmpl w:val="5E9C1A9A"/>
    <w:lvl w:ilvl="0" w:tplc="FFFFFFFF">
      <w:start w:val="1"/>
      <w:numFmt w:val="decimal"/>
      <w:lvlText w:val="%1."/>
      <w:lvlJc w:val="left"/>
      <w:pPr>
        <w:ind w:left="450" w:hanging="360"/>
      </w:pPr>
      <w:rPr>
        <w:sz w:val="22"/>
      </w:rPr>
    </w:lvl>
    <w:lvl w:ilvl="1" w:tplc="04090019">
      <w:start w:val="1"/>
      <w:numFmt w:val="lowerLetter"/>
      <w:lvlText w:val="%2."/>
      <w:lvlJc w:val="left"/>
      <w:pPr>
        <w:ind w:left="1080" w:hanging="360"/>
      </w:pPr>
    </w:lvl>
    <w:lvl w:ilvl="2" w:tplc="0409001B">
      <w:start w:val="1"/>
      <w:numFmt w:val="lowerRoman"/>
      <w:lvlText w:val="%3."/>
      <w:lvlJc w:val="right"/>
      <w:pPr>
        <w:ind w:left="2160" w:hanging="180"/>
      </w:pPr>
    </w:lvl>
    <w:lvl w:ilvl="3" w:tplc="0409000F">
      <w:start w:val="1"/>
      <w:numFmt w:val="decimal"/>
      <w:lvlText w:val="%4."/>
      <w:lvlJc w:val="left"/>
      <w:pPr>
        <w:ind w:left="360" w:hanging="360"/>
      </w:pPr>
    </w:lvl>
    <w:lvl w:ilvl="4" w:tplc="04090019">
      <w:start w:val="1"/>
      <w:numFmt w:val="lowerLetter"/>
      <w:lvlText w:val="%5."/>
      <w:lvlJc w:val="left"/>
      <w:pPr>
        <w:ind w:left="108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4FA41BB"/>
    <w:multiLevelType w:val="hybridMultilevel"/>
    <w:tmpl w:val="97B46558"/>
    <w:lvl w:ilvl="0" w:tplc="A6A6D1A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8E76DB9"/>
    <w:multiLevelType w:val="hybridMultilevel"/>
    <w:tmpl w:val="8FC4E6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EC61F23"/>
    <w:multiLevelType w:val="hybridMultilevel"/>
    <w:tmpl w:val="B6741E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5B47D14"/>
    <w:multiLevelType w:val="hybridMultilevel"/>
    <w:tmpl w:val="FEBE731E"/>
    <w:lvl w:ilvl="0" w:tplc="B3BA8CA6">
      <w:start w:val="1"/>
      <w:numFmt w:val="decimal"/>
      <w:lvlText w:val="%1."/>
      <w:lvlJc w:val="left"/>
      <w:pPr>
        <w:ind w:left="360" w:hanging="360"/>
      </w:pPr>
      <w:rPr>
        <w:rFonts w:ascii="Arial" w:hAnsi="Arial" w:hint="default"/>
        <w:sz w:val="22"/>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B712CFA2">
      <w:start w:val="1"/>
      <w:numFmt w:val="lowerRoman"/>
      <w:lvlText w:val="%4)"/>
      <w:lvlJc w:val="left"/>
      <w:pPr>
        <w:ind w:left="2880" w:hanging="72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66824A80"/>
    <w:multiLevelType w:val="hybridMultilevel"/>
    <w:tmpl w:val="27787360"/>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70F72AA"/>
    <w:multiLevelType w:val="hybridMultilevel"/>
    <w:tmpl w:val="5E9C1A9A"/>
    <w:lvl w:ilvl="0" w:tplc="B3BA8CA6">
      <w:start w:val="1"/>
      <w:numFmt w:val="decimal"/>
      <w:lvlText w:val="%1."/>
      <w:lvlJc w:val="left"/>
      <w:pPr>
        <w:ind w:left="450" w:hanging="360"/>
      </w:pPr>
      <w:rPr>
        <w:rFonts w:ascii="Arial" w:hAnsi="Arial" w:hint="default"/>
        <w:sz w:val="22"/>
      </w:rPr>
    </w:lvl>
    <w:lvl w:ilvl="1" w:tplc="04090019">
      <w:start w:val="1"/>
      <w:numFmt w:val="lowerLetter"/>
      <w:lvlText w:val="%2."/>
      <w:lvlJc w:val="left"/>
      <w:pPr>
        <w:ind w:left="720" w:hanging="360"/>
      </w:pPr>
    </w:lvl>
    <w:lvl w:ilvl="2" w:tplc="0409001B">
      <w:start w:val="1"/>
      <w:numFmt w:val="lowerRoman"/>
      <w:lvlText w:val="%3."/>
      <w:lvlJc w:val="right"/>
      <w:pPr>
        <w:ind w:left="1260" w:hanging="180"/>
      </w:pPr>
    </w:lvl>
    <w:lvl w:ilvl="3" w:tplc="0409000F">
      <w:start w:val="1"/>
      <w:numFmt w:val="decimal"/>
      <w:lvlText w:val="%4."/>
      <w:lvlJc w:val="left"/>
      <w:pPr>
        <w:ind w:left="36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5A2508"/>
    <w:multiLevelType w:val="hybridMultilevel"/>
    <w:tmpl w:val="B7A0EE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E5C0E18"/>
    <w:multiLevelType w:val="hybridMultilevel"/>
    <w:tmpl w:val="D3B0BAFE"/>
    <w:lvl w:ilvl="0" w:tplc="0409000F">
      <w:start w:val="1"/>
      <w:numFmt w:val="decimal"/>
      <w:lvlText w:val="%1."/>
      <w:lvlJc w:val="left"/>
      <w:pPr>
        <w:ind w:left="1447" w:hanging="360"/>
      </w:pPr>
    </w:lvl>
    <w:lvl w:ilvl="1" w:tplc="04090019">
      <w:start w:val="1"/>
      <w:numFmt w:val="lowerLetter"/>
      <w:lvlText w:val="%2."/>
      <w:lvlJc w:val="left"/>
      <w:pPr>
        <w:ind w:left="2167" w:hanging="360"/>
      </w:pPr>
    </w:lvl>
    <w:lvl w:ilvl="2" w:tplc="0409001B" w:tentative="1">
      <w:start w:val="1"/>
      <w:numFmt w:val="lowerRoman"/>
      <w:lvlText w:val="%3."/>
      <w:lvlJc w:val="right"/>
      <w:pPr>
        <w:ind w:left="2887" w:hanging="180"/>
      </w:pPr>
    </w:lvl>
    <w:lvl w:ilvl="3" w:tplc="0409000F" w:tentative="1">
      <w:start w:val="1"/>
      <w:numFmt w:val="decimal"/>
      <w:lvlText w:val="%4."/>
      <w:lvlJc w:val="left"/>
      <w:pPr>
        <w:ind w:left="3607" w:hanging="360"/>
      </w:pPr>
    </w:lvl>
    <w:lvl w:ilvl="4" w:tplc="04090019" w:tentative="1">
      <w:start w:val="1"/>
      <w:numFmt w:val="lowerLetter"/>
      <w:lvlText w:val="%5."/>
      <w:lvlJc w:val="left"/>
      <w:pPr>
        <w:ind w:left="4327" w:hanging="360"/>
      </w:pPr>
    </w:lvl>
    <w:lvl w:ilvl="5" w:tplc="0409001B" w:tentative="1">
      <w:start w:val="1"/>
      <w:numFmt w:val="lowerRoman"/>
      <w:lvlText w:val="%6."/>
      <w:lvlJc w:val="right"/>
      <w:pPr>
        <w:ind w:left="5047" w:hanging="180"/>
      </w:pPr>
    </w:lvl>
    <w:lvl w:ilvl="6" w:tplc="0409000F" w:tentative="1">
      <w:start w:val="1"/>
      <w:numFmt w:val="decimal"/>
      <w:lvlText w:val="%7."/>
      <w:lvlJc w:val="left"/>
      <w:pPr>
        <w:ind w:left="5767" w:hanging="360"/>
      </w:pPr>
    </w:lvl>
    <w:lvl w:ilvl="7" w:tplc="04090019" w:tentative="1">
      <w:start w:val="1"/>
      <w:numFmt w:val="lowerLetter"/>
      <w:lvlText w:val="%8."/>
      <w:lvlJc w:val="left"/>
      <w:pPr>
        <w:ind w:left="6487" w:hanging="360"/>
      </w:pPr>
    </w:lvl>
    <w:lvl w:ilvl="8" w:tplc="0409001B" w:tentative="1">
      <w:start w:val="1"/>
      <w:numFmt w:val="lowerRoman"/>
      <w:lvlText w:val="%9."/>
      <w:lvlJc w:val="right"/>
      <w:pPr>
        <w:ind w:left="7207" w:hanging="180"/>
      </w:pPr>
    </w:lvl>
  </w:abstractNum>
  <w:abstractNum w:abstractNumId="32" w15:restartNumberingAfterBreak="0">
    <w:nsid w:val="6F4463A2"/>
    <w:multiLevelType w:val="hybridMultilevel"/>
    <w:tmpl w:val="9C028CD0"/>
    <w:lvl w:ilvl="0" w:tplc="B3BA8CA6">
      <w:start w:val="1"/>
      <w:numFmt w:val="decimal"/>
      <w:lvlText w:val="%1."/>
      <w:lvlJc w:val="left"/>
      <w:pPr>
        <w:ind w:left="360" w:hanging="360"/>
      </w:pPr>
      <w:rPr>
        <w:rFonts w:ascii="Arial" w:hAnsi="Arial" w:hint="default"/>
        <w:sz w:val="22"/>
      </w:rPr>
    </w:lvl>
    <w:lvl w:ilvl="1" w:tplc="9D44E9CA">
      <w:start w:val="1"/>
      <w:numFmt w:val="lowerRoman"/>
      <w:lvlText w:val="%2."/>
      <w:lvlJc w:val="left"/>
      <w:pPr>
        <w:ind w:left="1800" w:hanging="720"/>
      </w:pPr>
      <w:rPr>
        <w:rFonts w:ascii="Arial" w:hAnsi="Arial" w:cs="Arial" w:hint="default"/>
        <w:sz w:val="22"/>
      </w:rPr>
    </w:lvl>
    <w:lvl w:ilvl="2" w:tplc="AE184D08">
      <w:start w:val="1"/>
      <w:numFmt w:val="lowerLetter"/>
      <w:lvlText w:val="%3."/>
      <w:lvlJc w:val="left"/>
      <w:pPr>
        <w:ind w:left="2340" w:hanging="360"/>
      </w:pPr>
      <w:rPr>
        <w:rFonts w:hint="default"/>
      </w:rPr>
    </w:lvl>
    <w:lvl w:ilvl="3" w:tplc="B4827296">
      <w:start w:val="1"/>
      <w:numFmt w:val="decimal"/>
      <w:lvlText w:val="%4."/>
      <w:lvlJc w:val="left"/>
      <w:pPr>
        <w:ind w:left="360" w:hanging="360"/>
      </w:pPr>
      <w:rPr>
        <w:rFonts w:hint="default"/>
      </w:rPr>
    </w:lvl>
    <w:lvl w:ilvl="4" w:tplc="04090019">
      <w:start w:val="1"/>
      <w:numFmt w:val="lowerLetter"/>
      <w:lvlText w:val="%5."/>
      <w:lvlJc w:val="left"/>
      <w:pPr>
        <w:ind w:left="72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1744B1B"/>
    <w:multiLevelType w:val="hybridMultilevel"/>
    <w:tmpl w:val="27787360"/>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2C24F29"/>
    <w:multiLevelType w:val="hybridMultilevel"/>
    <w:tmpl w:val="3D425EDA"/>
    <w:lvl w:ilvl="0" w:tplc="B3BA8CA6">
      <w:start w:val="1"/>
      <w:numFmt w:val="decimal"/>
      <w:lvlText w:val="%1."/>
      <w:lvlJc w:val="left"/>
      <w:pPr>
        <w:ind w:left="360" w:hanging="360"/>
      </w:pPr>
      <w:rPr>
        <w:rFonts w:ascii="Arial" w:hAnsi="Arial" w:hint="default"/>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DAE624E"/>
    <w:multiLevelType w:val="hybridMultilevel"/>
    <w:tmpl w:val="3642DC6E"/>
    <w:lvl w:ilvl="0" w:tplc="04090019">
      <w:start w:val="1"/>
      <w:numFmt w:val="lowerLetter"/>
      <w:lvlText w:val="%1."/>
      <w:lvlJc w:val="left"/>
      <w:pPr>
        <w:ind w:left="360" w:hanging="360"/>
      </w:pPr>
      <w:rPr>
        <w:rFonts w:hint="default"/>
        <w:sz w:val="22"/>
      </w:rPr>
    </w:lvl>
    <w:lvl w:ilvl="1" w:tplc="9D44E9CA">
      <w:start w:val="1"/>
      <w:numFmt w:val="lowerRoman"/>
      <w:lvlText w:val="%2."/>
      <w:lvlJc w:val="left"/>
      <w:pPr>
        <w:ind w:left="1800" w:hanging="720"/>
      </w:pPr>
      <w:rPr>
        <w:rFonts w:ascii="Arial" w:hAnsi="Arial" w:cs="Arial" w:hint="default"/>
        <w:sz w:val="22"/>
      </w:rPr>
    </w:lvl>
    <w:lvl w:ilvl="2" w:tplc="AE184D08">
      <w:start w:val="1"/>
      <w:numFmt w:val="lowerLetter"/>
      <w:lvlText w:val="%3."/>
      <w:lvlJc w:val="left"/>
      <w:pPr>
        <w:ind w:left="2340" w:hanging="360"/>
      </w:pPr>
      <w:rPr>
        <w:rFonts w:hint="default"/>
      </w:rPr>
    </w:lvl>
    <w:lvl w:ilvl="3" w:tplc="B4827296">
      <w:start w:val="1"/>
      <w:numFmt w:val="decimal"/>
      <w:lvlText w:val="%4."/>
      <w:lvlJc w:val="left"/>
      <w:pPr>
        <w:ind w:left="360" w:hanging="360"/>
      </w:pPr>
      <w:rPr>
        <w:rFonts w:hint="default"/>
      </w:rPr>
    </w:lvl>
    <w:lvl w:ilvl="4" w:tplc="04090019">
      <w:start w:val="1"/>
      <w:numFmt w:val="lowerLetter"/>
      <w:lvlText w:val="%5."/>
      <w:lvlJc w:val="left"/>
      <w:pPr>
        <w:ind w:left="72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F896C24"/>
    <w:multiLevelType w:val="hybridMultilevel"/>
    <w:tmpl w:val="D16E061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8033208">
    <w:abstractNumId w:val="25"/>
  </w:num>
  <w:num w:numId="2" w16cid:durableId="415857506">
    <w:abstractNumId w:val="32"/>
  </w:num>
  <w:num w:numId="3" w16cid:durableId="970139148">
    <w:abstractNumId w:val="34"/>
  </w:num>
  <w:num w:numId="4" w16cid:durableId="76756754">
    <w:abstractNumId w:val="2"/>
  </w:num>
  <w:num w:numId="5" w16cid:durableId="1800568014">
    <w:abstractNumId w:val="27"/>
  </w:num>
  <w:num w:numId="6" w16cid:durableId="408229731">
    <w:abstractNumId w:val="15"/>
  </w:num>
  <w:num w:numId="7" w16cid:durableId="1665012937">
    <w:abstractNumId w:val="10"/>
  </w:num>
  <w:num w:numId="8" w16cid:durableId="301815800">
    <w:abstractNumId w:val="8"/>
  </w:num>
  <w:num w:numId="9" w16cid:durableId="491024355">
    <w:abstractNumId w:val="29"/>
  </w:num>
  <w:num w:numId="10" w16cid:durableId="1957640366">
    <w:abstractNumId w:val="12"/>
  </w:num>
  <w:num w:numId="11" w16cid:durableId="898437245">
    <w:abstractNumId w:val="1"/>
  </w:num>
  <w:num w:numId="12" w16cid:durableId="641690224">
    <w:abstractNumId w:val="16"/>
  </w:num>
  <w:num w:numId="13" w16cid:durableId="1894466592">
    <w:abstractNumId w:val="21"/>
  </w:num>
  <w:num w:numId="14" w16cid:durableId="1219248890">
    <w:abstractNumId w:val="13"/>
  </w:num>
  <w:num w:numId="15" w16cid:durableId="908805860">
    <w:abstractNumId w:val="36"/>
  </w:num>
  <w:num w:numId="16" w16cid:durableId="855198214">
    <w:abstractNumId w:val="3"/>
  </w:num>
  <w:num w:numId="17" w16cid:durableId="1760829535">
    <w:abstractNumId w:val="17"/>
  </w:num>
  <w:num w:numId="18" w16cid:durableId="415710655">
    <w:abstractNumId w:val="24"/>
  </w:num>
  <w:num w:numId="19" w16cid:durableId="1796096238">
    <w:abstractNumId w:val="14"/>
  </w:num>
  <w:num w:numId="20" w16cid:durableId="181938438">
    <w:abstractNumId w:val="22"/>
  </w:num>
  <w:num w:numId="21" w16cid:durableId="1158417915">
    <w:abstractNumId w:val="23"/>
  </w:num>
  <w:num w:numId="22" w16cid:durableId="486702490">
    <w:abstractNumId w:val="4"/>
  </w:num>
  <w:num w:numId="23" w16cid:durableId="1249195979">
    <w:abstractNumId w:val="35"/>
  </w:num>
  <w:num w:numId="24" w16cid:durableId="1174763104">
    <w:abstractNumId w:val="5"/>
  </w:num>
  <w:num w:numId="25" w16cid:durableId="724985653">
    <w:abstractNumId w:val="30"/>
  </w:num>
  <w:num w:numId="26" w16cid:durableId="2058503628">
    <w:abstractNumId w:val="11"/>
  </w:num>
  <w:num w:numId="27" w16cid:durableId="778914876">
    <w:abstractNumId w:val="26"/>
  </w:num>
  <w:num w:numId="28" w16cid:durableId="677393777">
    <w:abstractNumId w:val="9"/>
  </w:num>
  <w:num w:numId="29" w16cid:durableId="1740594376">
    <w:abstractNumId w:val="6"/>
  </w:num>
  <w:num w:numId="30" w16cid:durableId="116602459">
    <w:abstractNumId w:val="18"/>
  </w:num>
  <w:num w:numId="31" w16cid:durableId="186909895">
    <w:abstractNumId w:val="33"/>
  </w:num>
  <w:num w:numId="32" w16cid:durableId="534774662">
    <w:abstractNumId w:val="19"/>
  </w:num>
  <w:num w:numId="33" w16cid:durableId="2117094580">
    <w:abstractNumId w:val="28"/>
  </w:num>
  <w:num w:numId="34" w16cid:durableId="2108039049">
    <w:abstractNumId w:val="0"/>
  </w:num>
  <w:num w:numId="35" w16cid:durableId="1013609306">
    <w:abstractNumId w:val="31"/>
  </w:num>
  <w:num w:numId="36" w16cid:durableId="1662659324">
    <w:abstractNumId w:val="7"/>
  </w:num>
  <w:num w:numId="37" w16cid:durableId="1152333141">
    <w:abstractNumId w:val="20"/>
  </w:num>
  <w:numIdMacAtCleanup w:val="3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leakley MD, Marie">
    <w15:presenceInfo w15:providerId="None" w15:userId="Bleakley MD, Marie"/>
  </w15:person>
  <w15:person w15:author="Biernacki MD, Melinda A">
    <w15:presenceInfo w15:providerId="AD" w15:userId="S::mbiernac@fredhutch.org::adf250c4-4ccb-4a8f-aad8-3e1abfb4cb10"/>
  </w15:person>
  <w15:person w15:author="Michelle">
    <w15:presenceInfo w15:providerId="None" w15:userId="Michell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244"/>
    <w:rsid w:val="000048F3"/>
    <w:rsid w:val="00012064"/>
    <w:rsid w:val="000121BC"/>
    <w:rsid w:val="00014017"/>
    <w:rsid w:val="00022CCE"/>
    <w:rsid w:val="00023DD0"/>
    <w:rsid w:val="000257BA"/>
    <w:rsid w:val="00026281"/>
    <w:rsid w:val="00031BF3"/>
    <w:rsid w:val="000374AA"/>
    <w:rsid w:val="00040099"/>
    <w:rsid w:val="00042886"/>
    <w:rsid w:val="000432A4"/>
    <w:rsid w:val="00044EDA"/>
    <w:rsid w:val="00046241"/>
    <w:rsid w:val="000462E5"/>
    <w:rsid w:val="000633F0"/>
    <w:rsid w:val="00063C48"/>
    <w:rsid w:val="000644B7"/>
    <w:rsid w:val="000716C8"/>
    <w:rsid w:val="000764BD"/>
    <w:rsid w:val="00082536"/>
    <w:rsid w:val="000915D4"/>
    <w:rsid w:val="000A00CA"/>
    <w:rsid w:val="000A0102"/>
    <w:rsid w:val="000A2E3C"/>
    <w:rsid w:val="000C17B7"/>
    <w:rsid w:val="000C6BE3"/>
    <w:rsid w:val="000D36BC"/>
    <w:rsid w:val="000F3337"/>
    <w:rsid w:val="00110C91"/>
    <w:rsid w:val="001163C7"/>
    <w:rsid w:val="001179D1"/>
    <w:rsid w:val="00126E66"/>
    <w:rsid w:val="00135250"/>
    <w:rsid w:val="00150C77"/>
    <w:rsid w:val="00151BEF"/>
    <w:rsid w:val="00155839"/>
    <w:rsid w:val="00155F79"/>
    <w:rsid w:val="00160FA5"/>
    <w:rsid w:val="00163A9F"/>
    <w:rsid w:val="00163D71"/>
    <w:rsid w:val="00170CF1"/>
    <w:rsid w:val="00170FE2"/>
    <w:rsid w:val="00174681"/>
    <w:rsid w:val="0019067D"/>
    <w:rsid w:val="00193E92"/>
    <w:rsid w:val="00194CE0"/>
    <w:rsid w:val="00196EA7"/>
    <w:rsid w:val="001A23E1"/>
    <w:rsid w:val="001A3EF6"/>
    <w:rsid w:val="001B6486"/>
    <w:rsid w:val="001C04B9"/>
    <w:rsid w:val="001C1B62"/>
    <w:rsid w:val="001C261B"/>
    <w:rsid w:val="001D04B3"/>
    <w:rsid w:val="001F7DC6"/>
    <w:rsid w:val="00201C7B"/>
    <w:rsid w:val="00206BBF"/>
    <w:rsid w:val="002173F1"/>
    <w:rsid w:val="00223B41"/>
    <w:rsid w:val="00232E42"/>
    <w:rsid w:val="00233CEE"/>
    <w:rsid w:val="002346F9"/>
    <w:rsid w:val="00234914"/>
    <w:rsid w:val="00237D39"/>
    <w:rsid w:val="00237EAE"/>
    <w:rsid w:val="00240F58"/>
    <w:rsid w:val="002460BC"/>
    <w:rsid w:val="002467E1"/>
    <w:rsid w:val="00246FFF"/>
    <w:rsid w:val="0025314A"/>
    <w:rsid w:val="002551AC"/>
    <w:rsid w:val="002569A8"/>
    <w:rsid w:val="00257C77"/>
    <w:rsid w:val="002604B8"/>
    <w:rsid w:val="0026265F"/>
    <w:rsid w:val="00263D36"/>
    <w:rsid w:val="002800C6"/>
    <w:rsid w:val="00282A5D"/>
    <w:rsid w:val="00293633"/>
    <w:rsid w:val="002957AB"/>
    <w:rsid w:val="00296DCF"/>
    <w:rsid w:val="00297DC9"/>
    <w:rsid w:val="002C2136"/>
    <w:rsid w:val="002C6486"/>
    <w:rsid w:val="002D2D49"/>
    <w:rsid w:val="002D2E41"/>
    <w:rsid w:val="002D5682"/>
    <w:rsid w:val="002D68A7"/>
    <w:rsid w:val="002F04DB"/>
    <w:rsid w:val="002F3615"/>
    <w:rsid w:val="002F642B"/>
    <w:rsid w:val="003003E5"/>
    <w:rsid w:val="00310A56"/>
    <w:rsid w:val="0031252A"/>
    <w:rsid w:val="00313FF0"/>
    <w:rsid w:val="00321804"/>
    <w:rsid w:val="00325513"/>
    <w:rsid w:val="00325C83"/>
    <w:rsid w:val="003279E6"/>
    <w:rsid w:val="003303F8"/>
    <w:rsid w:val="003375FF"/>
    <w:rsid w:val="003412F7"/>
    <w:rsid w:val="003459D0"/>
    <w:rsid w:val="003540BB"/>
    <w:rsid w:val="0036338A"/>
    <w:rsid w:val="00365270"/>
    <w:rsid w:val="00372337"/>
    <w:rsid w:val="00377F12"/>
    <w:rsid w:val="00396549"/>
    <w:rsid w:val="003A0A52"/>
    <w:rsid w:val="003A2009"/>
    <w:rsid w:val="003A5219"/>
    <w:rsid w:val="003C4835"/>
    <w:rsid w:val="003D5648"/>
    <w:rsid w:val="003E1F8F"/>
    <w:rsid w:val="003F2417"/>
    <w:rsid w:val="003F3A73"/>
    <w:rsid w:val="003F73C2"/>
    <w:rsid w:val="00400646"/>
    <w:rsid w:val="00402B45"/>
    <w:rsid w:val="00412396"/>
    <w:rsid w:val="004134D6"/>
    <w:rsid w:val="00415369"/>
    <w:rsid w:val="00415C5B"/>
    <w:rsid w:val="0043105A"/>
    <w:rsid w:val="00431691"/>
    <w:rsid w:val="00432F88"/>
    <w:rsid w:val="00436379"/>
    <w:rsid w:val="00440FFD"/>
    <w:rsid w:val="00441C68"/>
    <w:rsid w:val="00446481"/>
    <w:rsid w:val="004479B4"/>
    <w:rsid w:val="00452791"/>
    <w:rsid w:val="00452A9A"/>
    <w:rsid w:val="00452EBB"/>
    <w:rsid w:val="00454FD7"/>
    <w:rsid w:val="00456244"/>
    <w:rsid w:val="004574A7"/>
    <w:rsid w:val="00462304"/>
    <w:rsid w:val="00465324"/>
    <w:rsid w:val="00465A11"/>
    <w:rsid w:val="004753F6"/>
    <w:rsid w:val="004803FB"/>
    <w:rsid w:val="00482DE4"/>
    <w:rsid w:val="004832EB"/>
    <w:rsid w:val="00486894"/>
    <w:rsid w:val="00494E6F"/>
    <w:rsid w:val="00495B24"/>
    <w:rsid w:val="004A2FF5"/>
    <w:rsid w:val="004A6F80"/>
    <w:rsid w:val="004B0570"/>
    <w:rsid w:val="004B29BD"/>
    <w:rsid w:val="004B7530"/>
    <w:rsid w:val="004C6D5D"/>
    <w:rsid w:val="004C7C42"/>
    <w:rsid w:val="004D0F6F"/>
    <w:rsid w:val="004D792D"/>
    <w:rsid w:val="004E0A0D"/>
    <w:rsid w:val="004E599F"/>
    <w:rsid w:val="004E5FFC"/>
    <w:rsid w:val="004E7708"/>
    <w:rsid w:val="004F435E"/>
    <w:rsid w:val="004F5EE4"/>
    <w:rsid w:val="0050381B"/>
    <w:rsid w:val="00504B7B"/>
    <w:rsid w:val="005108E7"/>
    <w:rsid w:val="0051138D"/>
    <w:rsid w:val="0052368E"/>
    <w:rsid w:val="00524A53"/>
    <w:rsid w:val="00532FDD"/>
    <w:rsid w:val="00536252"/>
    <w:rsid w:val="005375F8"/>
    <w:rsid w:val="005413FC"/>
    <w:rsid w:val="00542567"/>
    <w:rsid w:val="00542B17"/>
    <w:rsid w:val="00557F1B"/>
    <w:rsid w:val="00572565"/>
    <w:rsid w:val="00573F88"/>
    <w:rsid w:val="00590F5C"/>
    <w:rsid w:val="00592C65"/>
    <w:rsid w:val="00594616"/>
    <w:rsid w:val="005951E4"/>
    <w:rsid w:val="005A1AAF"/>
    <w:rsid w:val="005B20D5"/>
    <w:rsid w:val="005C2A0C"/>
    <w:rsid w:val="005C32FA"/>
    <w:rsid w:val="005D2257"/>
    <w:rsid w:val="005D741D"/>
    <w:rsid w:val="005E0900"/>
    <w:rsid w:val="005E0FFD"/>
    <w:rsid w:val="005E1646"/>
    <w:rsid w:val="005E37E3"/>
    <w:rsid w:val="005E4AEE"/>
    <w:rsid w:val="005F3CF6"/>
    <w:rsid w:val="005F609D"/>
    <w:rsid w:val="00601F13"/>
    <w:rsid w:val="006039FE"/>
    <w:rsid w:val="00606CD0"/>
    <w:rsid w:val="00607E38"/>
    <w:rsid w:val="006142CA"/>
    <w:rsid w:val="00616875"/>
    <w:rsid w:val="00620C52"/>
    <w:rsid w:val="006218B4"/>
    <w:rsid w:val="006272EA"/>
    <w:rsid w:val="006279BC"/>
    <w:rsid w:val="00631031"/>
    <w:rsid w:val="00631B7D"/>
    <w:rsid w:val="00632F6F"/>
    <w:rsid w:val="006370F6"/>
    <w:rsid w:val="00641BD6"/>
    <w:rsid w:val="006604A4"/>
    <w:rsid w:val="00662740"/>
    <w:rsid w:val="006638D9"/>
    <w:rsid w:val="00676203"/>
    <w:rsid w:val="006847B0"/>
    <w:rsid w:val="00687CB0"/>
    <w:rsid w:val="00694E77"/>
    <w:rsid w:val="006A0976"/>
    <w:rsid w:val="006A2EC0"/>
    <w:rsid w:val="006B21E1"/>
    <w:rsid w:val="006B45D9"/>
    <w:rsid w:val="006B49D6"/>
    <w:rsid w:val="006B50C9"/>
    <w:rsid w:val="006B6436"/>
    <w:rsid w:val="006B6695"/>
    <w:rsid w:val="006C2F76"/>
    <w:rsid w:val="006C51E3"/>
    <w:rsid w:val="006C577C"/>
    <w:rsid w:val="006C5BB9"/>
    <w:rsid w:val="006D5940"/>
    <w:rsid w:val="006E54D4"/>
    <w:rsid w:val="006F2BEC"/>
    <w:rsid w:val="006F5730"/>
    <w:rsid w:val="006F75D2"/>
    <w:rsid w:val="0070553E"/>
    <w:rsid w:val="007124F0"/>
    <w:rsid w:val="007208AD"/>
    <w:rsid w:val="00722538"/>
    <w:rsid w:val="00731380"/>
    <w:rsid w:val="00735221"/>
    <w:rsid w:val="00740A6C"/>
    <w:rsid w:val="00740D30"/>
    <w:rsid w:val="00742DB2"/>
    <w:rsid w:val="0074591B"/>
    <w:rsid w:val="00756839"/>
    <w:rsid w:val="0075692F"/>
    <w:rsid w:val="00756F25"/>
    <w:rsid w:val="00757AC4"/>
    <w:rsid w:val="00761914"/>
    <w:rsid w:val="00761B5F"/>
    <w:rsid w:val="00763688"/>
    <w:rsid w:val="00764D2C"/>
    <w:rsid w:val="00765B02"/>
    <w:rsid w:val="00767002"/>
    <w:rsid w:val="00771840"/>
    <w:rsid w:val="00777A0A"/>
    <w:rsid w:val="00783649"/>
    <w:rsid w:val="00784C4D"/>
    <w:rsid w:val="00786349"/>
    <w:rsid w:val="007911E0"/>
    <w:rsid w:val="00795300"/>
    <w:rsid w:val="00796618"/>
    <w:rsid w:val="00797FB0"/>
    <w:rsid w:val="007A28EE"/>
    <w:rsid w:val="007A3C2B"/>
    <w:rsid w:val="007A4F1E"/>
    <w:rsid w:val="007B3385"/>
    <w:rsid w:val="007B36EC"/>
    <w:rsid w:val="007B4913"/>
    <w:rsid w:val="007D2CC3"/>
    <w:rsid w:val="007D502B"/>
    <w:rsid w:val="007D6F62"/>
    <w:rsid w:val="007D7332"/>
    <w:rsid w:val="007E502D"/>
    <w:rsid w:val="007F3D5B"/>
    <w:rsid w:val="007F6CD3"/>
    <w:rsid w:val="00800582"/>
    <w:rsid w:val="008033EA"/>
    <w:rsid w:val="00810549"/>
    <w:rsid w:val="008168FE"/>
    <w:rsid w:val="00821E3B"/>
    <w:rsid w:val="008238CB"/>
    <w:rsid w:val="00833824"/>
    <w:rsid w:val="00840559"/>
    <w:rsid w:val="00853068"/>
    <w:rsid w:val="00853F80"/>
    <w:rsid w:val="0087177A"/>
    <w:rsid w:val="00874B31"/>
    <w:rsid w:val="00880E87"/>
    <w:rsid w:val="008869AF"/>
    <w:rsid w:val="008870C1"/>
    <w:rsid w:val="00893DF9"/>
    <w:rsid w:val="0089754C"/>
    <w:rsid w:val="008A1BDF"/>
    <w:rsid w:val="008A1F26"/>
    <w:rsid w:val="008A5E90"/>
    <w:rsid w:val="008C63FA"/>
    <w:rsid w:val="008C7F32"/>
    <w:rsid w:val="008D5099"/>
    <w:rsid w:val="008E37A9"/>
    <w:rsid w:val="008F0969"/>
    <w:rsid w:val="008F5BFC"/>
    <w:rsid w:val="008F5D7F"/>
    <w:rsid w:val="0090350D"/>
    <w:rsid w:val="00906B2A"/>
    <w:rsid w:val="00907BD1"/>
    <w:rsid w:val="00911CE1"/>
    <w:rsid w:val="00915C46"/>
    <w:rsid w:val="00917BD8"/>
    <w:rsid w:val="00920AC9"/>
    <w:rsid w:val="0093085C"/>
    <w:rsid w:val="00935FF8"/>
    <w:rsid w:val="00936EE6"/>
    <w:rsid w:val="00942A98"/>
    <w:rsid w:val="00951311"/>
    <w:rsid w:val="00951B55"/>
    <w:rsid w:val="0095245F"/>
    <w:rsid w:val="00956188"/>
    <w:rsid w:val="009853FA"/>
    <w:rsid w:val="00990C4F"/>
    <w:rsid w:val="00992279"/>
    <w:rsid w:val="00992E4C"/>
    <w:rsid w:val="00993BE9"/>
    <w:rsid w:val="009960B6"/>
    <w:rsid w:val="009A3C9B"/>
    <w:rsid w:val="009A47FD"/>
    <w:rsid w:val="009C5A2B"/>
    <w:rsid w:val="009C681E"/>
    <w:rsid w:val="009D12C9"/>
    <w:rsid w:val="009E00AD"/>
    <w:rsid w:val="009F655C"/>
    <w:rsid w:val="00A012BD"/>
    <w:rsid w:val="00A047CC"/>
    <w:rsid w:val="00A07741"/>
    <w:rsid w:val="00A11979"/>
    <w:rsid w:val="00A12033"/>
    <w:rsid w:val="00A17430"/>
    <w:rsid w:val="00A20C6F"/>
    <w:rsid w:val="00A21C27"/>
    <w:rsid w:val="00A22983"/>
    <w:rsid w:val="00A23734"/>
    <w:rsid w:val="00A23BCC"/>
    <w:rsid w:val="00A355C2"/>
    <w:rsid w:val="00A3773E"/>
    <w:rsid w:val="00A45891"/>
    <w:rsid w:val="00A47004"/>
    <w:rsid w:val="00A5632A"/>
    <w:rsid w:val="00A62EC6"/>
    <w:rsid w:val="00A63391"/>
    <w:rsid w:val="00A6339B"/>
    <w:rsid w:val="00A654D0"/>
    <w:rsid w:val="00A67AC6"/>
    <w:rsid w:val="00A71F1F"/>
    <w:rsid w:val="00A746B3"/>
    <w:rsid w:val="00A82A2C"/>
    <w:rsid w:val="00A915E5"/>
    <w:rsid w:val="00AA4D64"/>
    <w:rsid w:val="00AA5188"/>
    <w:rsid w:val="00AA5C4D"/>
    <w:rsid w:val="00AB048B"/>
    <w:rsid w:val="00AB2ABB"/>
    <w:rsid w:val="00AB4D17"/>
    <w:rsid w:val="00AB4D9D"/>
    <w:rsid w:val="00AC793A"/>
    <w:rsid w:val="00AD05A6"/>
    <w:rsid w:val="00AD07F0"/>
    <w:rsid w:val="00AD2583"/>
    <w:rsid w:val="00AE0B2C"/>
    <w:rsid w:val="00AE4D8E"/>
    <w:rsid w:val="00AE5C2B"/>
    <w:rsid w:val="00B02E5E"/>
    <w:rsid w:val="00B04D73"/>
    <w:rsid w:val="00B06819"/>
    <w:rsid w:val="00B069AB"/>
    <w:rsid w:val="00B12985"/>
    <w:rsid w:val="00B1563B"/>
    <w:rsid w:val="00B26319"/>
    <w:rsid w:val="00B270D3"/>
    <w:rsid w:val="00B51FF4"/>
    <w:rsid w:val="00B5235E"/>
    <w:rsid w:val="00B528E1"/>
    <w:rsid w:val="00B54EA2"/>
    <w:rsid w:val="00B643EB"/>
    <w:rsid w:val="00B76D5B"/>
    <w:rsid w:val="00B77452"/>
    <w:rsid w:val="00B8447D"/>
    <w:rsid w:val="00B8745F"/>
    <w:rsid w:val="00BA4281"/>
    <w:rsid w:val="00BA4CA7"/>
    <w:rsid w:val="00BB6E6C"/>
    <w:rsid w:val="00BC1B08"/>
    <w:rsid w:val="00BC1BBF"/>
    <w:rsid w:val="00BC767B"/>
    <w:rsid w:val="00BC7A3A"/>
    <w:rsid w:val="00BD18B3"/>
    <w:rsid w:val="00BD349D"/>
    <w:rsid w:val="00BD3513"/>
    <w:rsid w:val="00BD39E6"/>
    <w:rsid w:val="00BD61AF"/>
    <w:rsid w:val="00BE35A4"/>
    <w:rsid w:val="00BE5406"/>
    <w:rsid w:val="00C00F20"/>
    <w:rsid w:val="00C025FA"/>
    <w:rsid w:val="00C15450"/>
    <w:rsid w:val="00C30043"/>
    <w:rsid w:val="00C30809"/>
    <w:rsid w:val="00C3534F"/>
    <w:rsid w:val="00C36D9B"/>
    <w:rsid w:val="00C41220"/>
    <w:rsid w:val="00C4720E"/>
    <w:rsid w:val="00C51522"/>
    <w:rsid w:val="00C61B7E"/>
    <w:rsid w:val="00C656E1"/>
    <w:rsid w:val="00C6719D"/>
    <w:rsid w:val="00C671E0"/>
    <w:rsid w:val="00C7316D"/>
    <w:rsid w:val="00C8466D"/>
    <w:rsid w:val="00C905AF"/>
    <w:rsid w:val="00C926C8"/>
    <w:rsid w:val="00C93150"/>
    <w:rsid w:val="00C941DC"/>
    <w:rsid w:val="00CA180C"/>
    <w:rsid w:val="00CA551A"/>
    <w:rsid w:val="00CB102B"/>
    <w:rsid w:val="00CB17CB"/>
    <w:rsid w:val="00CB24CC"/>
    <w:rsid w:val="00CB2996"/>
    <w:rsid w:val="00CC4544"/>
    <w:rsid w:val="00CD6607"/>
    <w:rsid w:val="00CD7772"/>
    <w:rsid w:val="00CE5206"/>
    <w:rsid w:val="00CF0D82"/>
    <w:rsid w:val="00CF74BB"/>
    <w:rsid w:val="00D02E15"/>
    <w:rsid w:val="00D02FE5"/>
    <w:rsid w:val="00D17B00"/>
    <w:rsid w:val="00D2193C"/>
    <w:rsid w:val="00D2501C"/>
    <w:rsid w:val="00D30270"/>
    <w:rsid w:val="00D32160"/>
    <w:rsid w:val="00D40E12"/>
    <w:rsid w:val="00D50355"/>
    <w:rsid w:val="00D504D4"/>
    <w:rsid w:val="00D62E83"/>
    <w:rsid w:val="00D64CFB"/>
    <w:rsid w:val="00D66E50"/>
    <w:rsid w:val="00D673E3"/>
    <w:rsid w:val="00D6772E"/>
    <w:rsid w:val="00D67775"/>
    <w:rsid w:val="00D74C5B"/>
    <w:rsid w:val="00D81F38"/>
    <w:rsid w:val="00D8470B"/>
    <w:rsid w:val="00D84E03"/>
    <w:rsid w:val="00D9044C"/>
    <w:rsid w:val="00D92399"/>
    <w:rsid w:val="00D925DE"/>
    <w:rsid w:val="00DB581C"/>
    <w:rsid w:val="00DC0184"/>
    <w:rsid w:val="00DC1AF5"/>
    <w:rsid w:val="00DC5809"/>
    <w:rsid w:val="00DD48DB"/>
    <w:rsid w:val="00DE25DE"/>
    <w:rsid w:val="00DE47BB"/>
    <w:rsid w:val="00DE620B"/>
    <w:rsid w:val="00DE7D87"/>
    <w:rsid w:val="00DF1411"/>
    <w:rsid w:val="00DF5C72"/>
    <w:rsid w:val="00DF7DDC"/>
    <w:rsid w:val="00E00D46"/>
    <w:rsid w:val="00E0147B"/>
    <w:rsid w:val="00E03F09"/>
    <w:rsid w:val="00E053C3"/>
    <w:rsid w:val="00E118B0"/>
    <w:rsid w:val="00E134EE"/>
    <w:rsid w:val="00E14DD7"/>
    <w:rsid w:val="00E20C30"/>
    <w:rsid w:val="00E25D4D"/>
    <w:rsid w:val="00E331C3"/>
    <w:rsid w:val="00E43070"/>
    <w:rsid w:val="00E436D3"/>
    <w:rsid w:val="00E47520"/>
    <w:rsid w:val="00E53C80"/>
    <w:rsid w:val="00E54084"/>
    <w:rsid w:val="00E5774D"/>
    <w:rsid w:val="00E60160"/>
    <w:rsid w:val="00E62C80"/>
    <w:rsid w:val="00E65E11"/>
    <w:rsid w:val="00E70596"/>
    <w:rsid w:val="00E74B4B"/>
    <w:rsid w:val="00E81373"/>
    <w:rsid w:val="00E81AE2"/>
    <w:rsid w:val="00E81E30"/>
    <w:rsid w:val="00E81FCB"/>
    <w:rsid w:val="00E82E73"/>
    <w:rsid w:val="00E8379F"/>
    <w:rsid w:val="00E872F6"/>
    <w:rsid w:val="00E90DDC"/>
    <w:rsid w:val="00E920AB"/>
    <w:rsid w:val="00E935EC"/>
    <w:rsid w:val="00E9449D"/>
    <w:rsid w:val="00E9511C"/>
    <w:rsid w:val="00EA10CB"/>
    <w:rsid w:val="00EA119D"/>
    <w:rsid w:val="00EA3C62"/>
    <w:rsid w:val="00EB074B"/>
    <w:rsid w:val="00EB257C"/>
    <w:rsid w:val="00ED5B02"/>
    <w:rsid w:val="00ED6CAC"/>
    <w:rsid w:val="00EE2A5B"/>
    <w:rsid w:val="00EE59CF"/>
    <w:rsid w:val="00F003CE"/>
    <w:rsid w:val="00F00DF0"/>
    <w:rsid w:val="00F01816"/>
    <w:rsid w:val="00F100EA"/>
    <w:rsid w:val="00F10CF6"/>
    <w:rsid w:val="00F12937"/>
    <w:rsid w:val="00F1371D"/>
    <w:rsid w:val="00F1462B"/>
    <w:rsid w:val="00F2088D"/>
    <w:rsid w:val="00F233CD"/>
    <w:rsid w:val="00F309C4"/>
    <w:rsid w:val="00F3312B"/>
    <w:rsid w:val="00F42E6C"/>
    <w:rsid w:val="00F435B9"/>
    <w:rsid w:val="00F47332"/>
    <w:rsid w:val="00F508BB"/>
    <w:rsid w:val="00F51623"/>
    <w:rsid w:val="00F550E8"/>
    <w:rsid w:val="00F614C0"/>
    <w:rsid w:val="00F9398B"/>
    <w:rsid w:val="00FA3EC5"/>
    <w:rsid w:val="00FB4B9A"/>
    <w:rsid w:val="00FC568A"/>
    <w:rsid w:val="00FD2297"/>
    <w:rsid w:val="00FD4A2A"/>
    <w:rsid w:val="00FE21BD"/>
    <w:rsid w:val="00FF52FC"/>
    <w:rsid w:val="00FF6B5E"/>
    <w:rsid w:val="01F819D3"/>
    <w:rsid w:val="03030B2C"/>
    <w:rsid w:val="031C40FE"/>
    <w:rsid w:val="03660028"/>
    <w:rsid w:val="036BEB18"/>
    <w:rsid w:val="049DA575"/>
    <w:rsid w:val="05001502"/>
    <w:rsid w:val="05F61261"/>
    <w:rsid w:val="073F43D8"/>
    <w:rsid w:val="07CBBFA0"/>
    <w:rsid w:val="08402C04"/>
    <w:rsid w:val="089FF962"/>
    <w:rsid w:val="0963AF00"/>
    <w:rsid w:val="0A5FE92A"/>
    <w:rsid w:val="0B40C41E"/>
    <w:rsid w:val="0BBCD1E9"/>
    <w:rsid w:val="0CAF5DF0"/>
    <w:rsid w:val="0D1F056F"/>
    <w:rsid w:val="0D20546A"/>
    <w:rsid w:val="0DCA4245"/>
    <w:rsid w:val="0F17DC52"/>
    <w:rsid w:val="0FDBD1D4"/>
    <w:rsid w:val="10CF912D"/>
    <w:rsid w:val="1100EE98"/>
    <w:rsid w:val="1117AF8D"/>
    <w:rsid w:val="11FE3AB9"/>
    <w:rsid w:val="12219979"/>
    <w:rsid w:val="14125106"/>
    <w:rsid w:val="145D6EA8"/>
    <w:rsid w:val="1559FE82"/>
    <w:rsid w:val="16752972"/>
    <w:rsid w:val="1947C199"/>
    <w:rsid w:val="19969D0E"/>
    <w:rsid w:val="199FBBE0"/>
    <w:rsid w:val="1A45B19F"/>
    <w:rsid w:val="1BAB4248"/>
    <w:rsid w:val="1D18184D"/>
    <w:rsid w:val="1D2A3C49"/>
    <w:rsid w:val="1D69D5B7"/>
    <w:rsid w:val="1D773764"/>
    <w:rsid w:val="1DDCB573"/>
    <w:rsid w:val="1E06B4AB"/>
    <w:rsid w:val="1F0B2F93"/>
    <w:rsid w:val="1F18A43E"/>
    <w:rsid w:val="1F523F59"/>
    <w:rsid w:val="1FFEB9AD"/>
    <w:rsid w:val="20889364"/>
    <w:rsid w:val="20BF8150"/>
    <w:rsid w:val="20E0A1A4"/>
    <w:rsid w:val="20FF5C54"/>
    <w:rsid w:val="219B0BE4"/>
    <w:rsid w:val="21D0F176"/>
    <w:rsid w:val="25129BB6"/>
    <w:rsid w:val="274C81AE"/>
    <w:rsid w:val="278C4380"/>
    <w:rsid w:val="27D5DD23"/>
    <w:rsid w:val="27DD2841"/>
    <w:rsid w:val="281D1B4F"/>
    <w:rsid w:val="2A8D066C"/>
    <w:rsid w:val="2B0A5ED5"/>
    <w:rsid w:val="2B4047A9"/>
    <w:rsid w:val="2C83424D"/>
    <w:rsid w:val="2D17E2CC"/>
    <w:rsid w:val="2E4D9893"/>
    <w:rsid w:val="2E7E2C40"/>
    <w:rsid w:val="305FAB41"/>
    <w:rsid w:val="306FDB17"/>
    <w:rsid w:val="3092DCE8"/>
    <w:rsid w:val="30EB8065"/>
    <w:rsid w:val="31FDBEB1"/>
    <w:rsid w:val="324D236F"/>
    <w:rsid w:val="32BBE34E"/>
    <w:rsid w:val="355E872C"/>
    <w:rsid w:val="36A8D943"/>
    <w:rsid w:val="36F2DDE2"/>
    <w:rsid w:val="3772805A"/>
    <w:rsid w:val="377A3B0F"/>
    <w:rsid w:val="379D4750"/>
    <w:rsid w:val="3A69C115"/>
    <w:rsid w:val="3BC51D90"/>
    <w:rsid w:val="3E34CC76"/>
    <w:rsid w:val="3EAFAB7F"/>
    <w:rsid w:val="3F48C04D"/>
    <w:rsid w:val="3F9DD13F"/>
    <w:rsid w:val="405C2C35"/>
    <w:rsid w:val="409C5AD2"/>
    <w:rsid w:val="40AD509D"/>
    <w:rsid w:val="40C3BDFD"/>
    <w:rsid w:val="41CCC419"/>
    <w:rsid w:val="435A4E30"/>
    <w:rsid w:val="44CA3329"/>
    <w:rsid w:val="455454B5"/>
    <w:rsid w:val="45FA4EB8"/>
    <w:rsid w:val="465FBD25"/>
    <w:rsid w:val="4829F90D"/>
    <w:rsid w:val="48F3736A"/>
    <w:rsid w:val="49175693"/>
    <w:rsid w:val="4B1DB9B6"/>
    <w:rsid w:val="4C248AC5"/>
    <w:rsid w:val="4C8DF24B"/>
    <w:rsid w:val="4D9A48B6"/>
    <w:rsid w:val="4DCD7D61"/>
    <w:rsid w:val="4EE41276"/>
    <w:rsid w:val="505A99B2"/>
    <w:rsid w:val="51AC7C2F"/>
    <w:rsid w:val="51DEBC9A"/>
    <w:rsid w:val="54590DA2"/>
    <w:rsid w:val="54C06568"/>
    <w:rsid w:val="54E41583"/>
    <w:rsid w:val="563FC785"/>
    <w:rsid w:val="5791CC9A"/>
    <w:rsid w:val="57D59499"/>
    <w:rsid w:val="57EAB625"/>
    <w:rsid w:val="58558767"/>
    <w:rsid w:val="5910528C"/>
    <w:rsid w:val="59A5AE09"/>
    <w:rsid w:val="5A013C4A"/>
    <w:rsid w:val="5A9F1AEA"/>
    <w:rsid w:val="5AB5D41F"/>
    <w:rsid w:val="5AB88BF5"/>
    <w:rsid w:val="5AC3AF77"/>
    <w:rsid w:val="5AD47072"/>
    <w:rsid w:val="5B4B6B6F"/>
    <w:rsid w:val="5B89E415"/>
    <w:rsid w:val="5D18CDE4"/>
    <w:rsid w:val="5D2D0744"/>
    <w:rsid w:val="5D6F21F9"/>
    <w:rsid w:val="5DB1E70C"/>
    <w:rsid w:val="5DB47CFA"/>
    <w:rsid w:val="5F92EC78"/>
    <w:rsid w:val="617C787C"/>
    <w:rsid w:val="619FF3E3"/>
    <w:rsid w:val="61D38E13"/>
    <w:rsid w:val="61D82DCA"/>
    <w:rsid w:val="62B6621A"/>
    <w:rsid w:val="63F47289"/>
    <w:rsid w:val="648E0E22"/>
    <w:rsid w:val="66300734"/>
    <w:rsid w:val="66ADA24B"/>
    <w:rsid w:val="6A860D09"/>
    <w:rsid w:val="6B3E9167"/>
    <w:rsid w:val="6B6BB686"/>
    <w:rsid w:val="6CBFC210"/>
    <w:rsid w:val="6DE58CCF"/>
    <w:rsid w:val="6FE1CEB3"/>
    <w:rsid w:val="719415D0"/>
    <w:rsid w:val="71B02C3C"/>
    <w:rsid w:val="728AA7A1"/>
    <w:rsid w:val="740A24E0"/>
    <w:rsid w:val="74AB41E2"/>
    <w:rsid w:val="74B226A3"/>
    <w:rsid w:val="75C4312A"/>
    <w:rsid w:val="75CDD813"/>
    <w:rsid w:val="775E4FF5"/>
    <w:rsid w:val="7860A545"/>
    <w:rsid w:val="7A00CBF0"/>
    <w:rsid w:val="7CA40461"/>
    <w:rsid w:val="7D2AE8B0"/>
    <w:rsid w:val="7D2CFA95"/>
    <w:rsid w:val="7F5D185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2A81CB"/>
  <w15:chartTrackingRefBased/>
  <w15:docId w15:val="{C70F9A44-EF4D-4790-B759-B40CE7272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2279"/>
    <w:rPr>
      <w:rFonts w:ascii="Times New Roman" w:eastAsia="Times New Roman" w:hAnsi="Times New Roman" w:cs="Times New Roman"/>
    </w:rPr>
  </w:style>
  <w:style w:type="paragraph" w:styleId="Heading1">
    <w:name w:val="heading 1"/>
    <w:basedOn w:val="Normal"/>
    <w:next w:val="Normal"/>
    <w:link w:val="Heading1Char"/>
    <w:uiPriority w:val="9"/>
    <w:qFormat/>
    <w:rsid w:val="0045624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5624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F2BEC"/>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244"/>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456244"/>
    <w:pPr>
      <w:spacing w:before="480" w:line="276" w:lineRule="auto"/>
      <w:outlineLvl w:val="9"/>
    </w:pPr>
    <w:rPr>
      <w:b/>
      <w:bCs/>
      <w:sz w:val="28"/>
      <w:szCs w:val="28"/>
    </w:rPr>
  </w:style>
  <w:style w:type="paragraph" w:styleId="TOC1">
    <w:name w:val="toc 1"/>
    <w:basedOn w:val="Normal"/>
    <w:next w:val="Normal"/>
    <w:autoRedefine/>
    <w:uiPriority w:val="39"/>
    <w:unhideWhenUsed/>
    <w:rsid w:val="00456244"/>
    <w:pPr>
      <w:spacing w:before="120"/>
    </w:pPr>
    <w:rPr>
      <w:rFonts w:cstheme="minorHAnsi"/>
      <w:b/>
      <w:bCs/>
      <w:i/>
      <w:iCs/>
    </w:rPr>
  </w:style>
  <w:style w:type="paragraph" w:styleId="TOC2">
    <w:name w:val="toc 2"/>
    <w:basedOn w:val="Normal"/>
    <w:next w:val="Normal"/>
    <w:autoRedefine/>
    <w:uiPriority w:val="39"/>
    <w:unhideWhenUsed/>
    <w:rsid w:val="00456244"/>
    <w:pPr>
      <w:spacing w:before="120"/>
      <w:ind w:left="240"/>
    </w:pPr>
    <w:rPr>
      <w:rFonts w:cstheme="minorHAnsi"/>
      <w:b/>
      <w:bCs/>
      <w:sz w:val="22"/>
      <w:szCs w:val="22"/>
    </w:rPr>
  </w:style>
  <w:style w:type="paragraph" w:styleId="TOC3">
    <w:name w:val="toc 3"/>
    <w:basedOn w:val="Normal"/>
    <w:next w:val="Normal"/>
    <w:autoRedefine/>
    <w:uiPriority w:val="39"/>
    <w:unhideWhenUsed/>
    <w:rsid w:val="00456244"/>
    <w:pPr>
      <w:ind w:left="480"/>
    </w:pPr>
    <w:rPr>
      <w:rFonts w:cstheme="minorHAnsi"/>
      <w:sz w:val="20"/>
      <w:szCs w:val="20"/>
    </w:rPr>
  </w:style>
  <w:style w:type="paragraph" w:styleId="TOC4">
    <w:name w:val="toc 4"/>
    <w:basedOn w:val="Normal"/>
    <w:next w:val="Normal"/>
    <w:autoRedefine/>
    <w:uiPriority w:val="39"/>
    <w:semiHidden/>
    <w:unhideWhenUsed/>
    <w:rsid w:val="00456244"/>
    <w:pPr>
      <w:ind w:left="720"/>
    </w:pPr>
    <w:rPr>
      <w:rFonts w:cstheme="minorHAnsi"/>
      <w:sz w:val="20"/>
      <w:szCs w:val="20"/>
    </w:rPr>
  </w:style>
  <w:style w:type="paragraph" w:styleId="TOC5">
    <w:name w:val="toc 5"/>
    <w:basedOn w:val="Normal"/>
    <w:next w:val="Normal"/>
    <w:autoRedefine/>
    <w:uiPriority w:val="39"/>
    <w:semiHidden/>
    <w:unhideWhenUsed/>
    <w:rsid w:val="00456244"/>
    <w:pPr>
      <w:ind w:left="960"/>
    </w:pPr>
    <w:rPr>
      <w:rFonts w:cstheme="minorHAnsi"/>
      <w:sz w:val="20"/>
      <w:szCs w:val="20"/>
    </w:rPr>
  </w:style>
  <w:style w:type="paragraph" w:styleId="TOC6">
    <w:name w:val="toc 6"/>
    <w:basedOn w:val="Normal"/>
    <w:next w:val="Normal"/>
    <w:autoRedefine/>
    <w:uiPriority w:val="39"/>
    <w:semiHidden/>
    <w:unhideWhenUsed/>
    <w:rsid w:val="00456244"/>
    <w:pPr>
      <w:ind w:left="1200"/>
    </w:pPr>
    <w:rPr>
      <w:rFonts w:cstheme="minorHAnsi"/>
      <w:sz w:val="20"/>
      <w:szCs w:val="20"/>
    </w:rPr>
  </w:style>
  <w:style w:type="paragraph" w:styleId="TOC7">
    <w:name w:val="toc 7"/>
    <w:basedOn w:val="Normal"/>
    <w:next w:val="Normal"/>
    <w:autoRedefine/>
    <w:uiPriority w:val="39"/>
    <w:semiHidden/>
    <w:unhideWhenUsed/>
    <w:rsid w:val="00456244"/>
    <w:pPr>
      <w:ind w:left="1440"/>
    </w:pPr>
    <w:rPr>
      <w:rFonts w:cstheme="minorHAnsi"/>
      <w:sz w:val="20"/>
      <w:szCs w:val="20"/>
    </w:rPr>
  </w:style>
  <w:style w:type="paragraph" w:styleId="TOC8">
    <w:name w:val="toc 8"/>
    <w:basedOn w:val="Normal"/>
    <w:next w:val="Normal"/>
    <w:autoRedefine/>
    <w:uiPriority w:val="39"/>
    <w:semiHidden/>
    <w:unhideWhenUsed/>
    <w:rsid w:val="00456244"/>
    <w:pPr>
      <w:ind w:left="1680"/>
    </w:pPr>
    <w:rPr>
      <w:rFonts w:cstheme="minorHAnsi"/>
      <w:sz w:val="20"/>
      <w:szCs w:val="20"/>
    </w:rPr>
  </w:style>
  <w:style w:type="paragraph" w:styleId="TOC9">
    <w:name w:val="toc 9"/>
    <w:basedOn w:val="Normal"/>
    <w:next w:val="Normal"/>
    <w:autoRedefine/>
    <w:uiPriority w:val="39"/>
    <w:semiHidden/>
    <w:unhideWhenUsed/>
    <w:rsid w:val="00456244"/>
    <w:pPr>
      <w:ind w:left="1920"/>
    </w:pPr>
    <w:rPr>
      <w:rFonts w:cstheme="minorHAnsi"/>
      <w:sz w:val="20"/>
      <w:szCs w:val="20"/>
    </w:rPr>
  </w:style>
  <w:style w:type="character" w:styleId="Hyperlink">
    <w:name w:val="Hyperlink"/>
    <w:basedOn w:val="DefaultParagraphFont"/>
    <w:uiPriority w:val="99"/>
    <w:unhideWhenUsed/>
    <w:rsid w:val="00456244"/>
    <w:rPr>
      <w:color w:val="0563C1" w:themeColor="hyperlink"/>
      <w:u w:val="single"/>
    </w:rPr>
  </w:style>
  <w:style w:type="paragraph" w:styleId="BalloonText">
    <w:name w:val="Balloon Text"/>
    <w:basedOn w:val="Normal"/>
    <w:link w:val="BalloonTextChar"/>
    <w:uiPriority w:val="99"/>
    <w:semiHidden/>
    <w:unhideWhenUsed/>
    <w:rsid w:val="00456244"/>
    <w:rPr>
      <w:sz w:val="18"/>
      <w:szCs w:val="18"/>
    </w:rPr>
  </w:style>
  <w:style w:type="character" w:customStyle="1" w:styleId="BalloonTextChar">
    <w:name w:val="Balloon Text Char"/>
    <w:basedOn w:val="DefaultParagraphFont"/>
    <w:link w:val="BalloonText"/>
    <w:uiPriority w:val="99"/>
    <w:semiHidden/>
    <w:rsid w:val="00456244"/>
    <w:rPr>
      <w:rFonts w:ascii="Times New Roman" w:hAnsi="Times New Roman" w:cs="Times New Roman"/>
      <w:sz w:val="18"/>
      <w:szCs w:val="18"/>
    </w:rPr>
  </w:style>
  <w:style w:type="character" w:customStyle="1" w:styleId="Heading2Char">
    <w:name w:val="Heading 2 Char"/>
    <w:basedOn w:val="DefaultParagraphFont"/>
    <w:link w:val="Heading2"/>
    <w:uiPriority w:val="9"/>
    <w:rsid w:val="00456244"/>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456244"/>
    <w:pPr>
      <w:spacing w:after="200" w:line="276" w:lineRule="auto"/>
      <w:ind w:left="720"/>
      <w:contextualSpacing/>
    </w:pPr>
    <w:rPr>
      <w:sz w:val="22"/>
      <w:szCs w:val="22"/>
    </w:rPr>
  </w:style>
  <w:style w:type="character" w:styleId="UnresolvedMention">
    <w:name w:val="Unresolved Mention"/>
    <w:basedOn w:val="DefaultParagraphFont"/>
    <w:uiPriority w:val="99"/>
    <w:semiHidden/>
    <w:unhideWhenUsed/>
    <w:rsid w:val="00992279"/>
    <w:rPr>
      <w:color w:val="605E5C"/>
      <w:shd w:val="clear" w:color="auto" w:fill="E1DFDD"/>
    </w:rPr>
  </w:style>
  <w:style w:type="paragraph" w:customStyle="1" w:styleId="LightGrid-Accent31">
    <w:name w:val="Light Grid - Accent 31"/>
    <w:basedOn w:val="Normal"/>
    <w:uiPriority w:val="34"/>
    <w:qFormat/>
    <w:rsid w:val="004E599F"/>
    <w:pPr>
      <w:suppressAutoHyphens/>
      <w:ind w:left="720"/>
    </w:pPr>
    <w:rPr>
      <w:sz w:val="20"/>
      <w:szCs w:val="20"/>
    </w:rPr>
  </w:style>
  <w:style w:type="character" w:styleId="CommentReference">
    <w:name w:val="annotation reference"/>
    <w:basedOn w:val="DefaultParagraphFont"/>
    <w:uiPriority w:val="99"/>
    <w:semiHidden/>
    <w:unhideWhenUsed/>
    <w:rsid w:val="004E599F"/>
    <w:rPr>
      <w:sz w:val="16"/>
      <w:szCs w:val="16"/>
    </w:rPr>
  </w:style>
  <w:style w:type="paragraph" w:styleId="CommentText">
    <w:name w:val="annotation text"/>
    <w:basedOn w:val="Normal"/>
    <w:link w:val="CommentTextChar"/>
    <w:uiPriority w:val="99"/>
    <w:unhideWhenUsed/>
    <w:rsid w:val="004E599F"/>
    <w:rPr>
      <w:rFonts w:asciiTheme="minorHAnsi" w:eastAsiaTheme="minorEastAsia" w:hAnsiTheme="minorHAnsi" w:cstheme="minorBidi"/>
      <w:sz w:val="20"/>
      <w:szCs w:val="20"/>
      <w:lang w:eastAsia="ja-JP"/>
    </w:rPr>
  </w:style>
  <w:style w:type="character" w:customStyle="1" w:styleId="CommentTextChar">
    <w:name w:val="Comment Text Char"/>
    <w:basedOn w:val="DefaultParagraphFont"/>
    <w:link w:val="CommentText"/>
    <w:uiPriority w:val="99"/>
    <w:rsid w:val="004E599F"/>
    <w:rPr>
      <w:rFonts w:eastAsiaTheme="minorEastAsia"/>
      <w:sz w:val="20"/>
      <w:szCs w:val="20"/>
      <w:lang w:eastAsia="ja-JP"/>
    </w:rPr>
  </w:style>
  <w:style w:type="paragraph" w:styleId="Footer">
    <w:name w:val="footer"/>
    <w:basedOn w:val="Normal"/>
    <w:link w:val="FooterChar"/>
    <w:uiPriority w:val="99"/>
    <w:unhideWhenUsed/>
    <w:rsid w:val="006370F6"/>
    <w:pPr>
      <w:tabs>
        <w:tab w:val="center" w:pos="4680"/>
        <w:tab w:val="right" w:pos="9360"/>
      </w:tabs>
    </w:pPr>
  </w:style>
  <w:style w:type="character" w:customStyle="1" w:styleId="FooterChar">
    <w:name w:val="Footer Char"/>
    <w:basedOn w:val="DefaultParagraphFont"/>
    <w:link w:val="Footer"/>
    <w:uiPriority w:val="99"/>
    <w:rsid w:val="006370F6"/>
    <w:rPr>
      <w:rFonts w:ascii="Times New Roman" w:eastAsia="Times New Roman" w:hAnsi="Times New Roman" w:cs="Times New Roman"/>
    </w:rPr>
  </w:style>
  <w:style w:type="character" w:styleId="PageNumber">
    <w:name w:val="page number"/>
    <w:basedOn w:val="DefaultParagraphFont"/>
    <w:uiPriority w:val="99"/>
    <w:semiHidden/>
    <w:unhideWhenUsed/>
    <w:rsid w:val="006370F6"/>
  </w:style>
  <w:style w:type="paragraph" w:styleId="Header">
    <w:name w:val="header"/>
    <w:basedOn w:val="Normal"/>
    <w:link w:val="HeaderChar"/>
    <w:uiPriority w:val="99"/>
    <w:unhideWhenUsed/>
    <w:rsid w:val="006370F6"/>
    <w:pPr>
      <w:tabs>
        <w:tab w:val="center" w:pos="4680"/>
        <w:tab w:val="right" w:pos="9360"/>
      </w:tabs>
    </w:pPr>
  </w:style>
  <w:style w:type="character" w:customStyle="1" w:styleId="HeaderChar">
    <w:name w:val="Header Char"/>
    <w:basedOn w:val="DefaultParagraphFont"/>
    <w:link w:val="Header"/>
    <w:uiPriority w:val="99"/>
    <w:rsid w:val="006370F6"/>
    <w:rPr>
      <w:rFonts w:ascii="Times New Roman" w:eastAsia="Times New Roman" w:hAnsi="Times New Roman" w:cs="Times New Roman"/>
    </w:rPr>
  </w:style>
  <w:style w:type="paragraph" w:styleId="CommentSubject">
    <w:name w:val="annotation subject"/>
    <w:basedOn w:val="CommentText"/>
    <w:next w:val="CommentText"/>
    <w:link w:val="CommentSubjectChar"/>
    <w:uiPriority w:val="99"/>
    <w:semiHidden/>
    <w:unhideWhenUsed/>
    <w:rsid w:val="002F04DB"/>
    <w:rPr>
      <w:rFonts w:ascii="Times New Roman" w:eastAsia="Times New Roman" w:hAnsi="Times New Roman" w:cs="Times New Roman"/>
      <w:b/>
      <w:bCs/>
      <w:lang w:eastAsia="en-US"/>
    </w:rPr>
  </w:style>
  <w:style w:type="character" w:customStyle="1" w:styleId="CommentSubjectChar">
    <w:name w:val="Comment Subject Char"/>
    <w:basedOn w:val="CommentTextChar"/>
    <w:link w:val="CommentSubject"/>
    <w:uiPriority w:val="99"/>
    <w:semiHidden/>
    <w:rsid w:val="002F04DB"/>
    <w:rPr>
      <w:rFonts w:ascii="Times New Roman" w:eastAsia="Times New Roman" w:hAnsi="Times New Roman" w:cs="Times New Roman"/>
      <w:b/>
      <w:bCs/>
      <w:sz w:val="20"/>
      <w:szCs w:val="20"/>
      <w:lang w:eastAsia="ja-JP"/>
    </w:rPr>
  </w:style>
  <w:style w:type="table" w:styleId="TableGrid">
    <w:name w:val="Table Grid"/>
    <w:basedOn w:val="TableNormal"/>
    <w:uiPriority w:val="39"/>
    <w:rsid w:val="003459D0"/>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rsid w:val="006F2BEC"/>
    <w:rPr>
      <w:rFonts w:asciiTheme="majorHAnsi" w:eastAsiaTheme="majorEastAsia" w:hAnsiTheme="majorHAnsi" w:cstheme="majorBidi"/>
      <w:color w:val="1F3763" w:themeColor="accent1" w:themeShade="7F"/>
    </w:rPr>
  </w:style>
  <w:style w:type="paragraph" w:styleId="Revision">
    <w:name w:val="Revision"/>
    <w:hidden/>
    <w:uiPriority w:val="99"/>
    <w:semiHidden/>
    <w:rsid w:val="004E7708"/>
    <w:rPr>
      <w:rFonts w:ascii="Times New Roman" w:eastAsia="Times New Roman" w:hAnsi="Times New Roman" w:cs="Times New Roman"/>
    </w:rPr>
  </w:style>
  <w:style w:type="paragraph" w:customStyle="1" w:styleId="paragraph">
    <w:name w:val="paragraph"/>
    <w:basedOn w:val="Normal"/>
    <w:rsid w:val="006272EA"/>
    <w:pPr>
      <w:spacing w:before="100" w:beforeAutospacing="1" w:after="100" w:afterAutospacing="1"/>
    </w:pPr>
  </w:style>
  <w:style w:type="character" w:customStyle="1" w:styleId="normaltextrun">
    <w:name w:val="normaltextrun"/>
    <w:basedOn w:val="DefaultParagraphFont"/>
    <w:rsid w:val="006272EA"/>
  </w:style>
  <w:style w:type="character" w:customStyle="1" w:styleId="eop">
    <w:name w:val="eop"/>
    <w:basedOn w:val="DefaultParagraphFont"/>
    <w:rsid w:val="006272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3485">
      <w:bodyDiv w:val="1"/>
      <w:marLeft w:val="0"/>
      <w:marRight w:val="0"/>
      <w:marTop w:val="0"/>
      <w:marBottom w:val="0"/>
      <w:divBdr>
        <w:top w:val="none" w:sz="0" w:space="0" w:color="auto"/>
        <w:left w:val="none" w:sz="0" w:space="0" w:color="auto"/>
        <w:bottom w:val="none" w:sz="0" w:space="0" w:color="auto"/>
        <w:right w:val="none" w:sz="0" w:space="0" w:color="auto"/>
      </w:divBdr>
    </w:div>
    <w:div w:id="83385718">
      <w:bodyDiv w:val="1"/>
      <w:marLeft w:val="0"/>
      <w:marRight w:val="0"/>
      <w:marTop w:val="0"/>
      <w:marBottom w:val="0"/>
      <w:divBdr>
        <w:top w:val="none" w:sz="0" w:space="0" w:color="auto"/>
        <w:left w:val="none" w:sz="0" w:space="0" w:color="auto"/>
        <w:bottom w:val="none" w:sz="0" w:space="0" w:color="auto"/>
        <w:right w:val="none" w:sz="0" w:space="0" w:color="auto"/>
      </w:divBdr>
    </w:div>
    <w:div w:id="125509303">
      <w:bodyDiv w:val="1"/>
      <w:marLeft w:val="0"/>
      <w:marRight w:val="0"/>
      <w:marTop w:val="0"/>
      <w:marBottom w:val="0"/>
      <w:divBdr>
        <w:top w:val="none" w:sz="0" w:space="0" w:color="auto"/>
        <w:left w:val="none" w:sz="0" w:space="0" w:color="auto"/>
        <w:bottom w:val="none" w:sz="0" w:space="0" w:color="auto"/>
        <w:right w:val="none" w:sz="0" w:space="0" w:color="auto"/>
      </w:divBdr>
      <w:divsChild>
        <w:div w:id="78405395">
          <w:marLeft w:val="0"/>
          <w:marRight w:val="0"/>
          <w:marTop w:val="0"/>
          <w:marBottom w:val="0"/>
          <w:divBdr>
            <w:top w:val="none" w:sz="0" w:space="0" w:color="auto"/>
            <w:left w:val="none" w:sz="0" w:space="0" w:color="auto"/>
            <w:bottom w:val="none" w:sz="0" w:space="0" w:color="auto"/>
            <w:right w:val="none" w:sz="0" w:space="0" w:color="auto"/>
          </w:divBdr>
        </w:div>
        <w:div w:id="176309742">
          <w:marLeft w:val="0"/>
          <w:marRight w:val="0"/>
          <w:marTop w:val="0"/>
          <w:marBottom w:val="0"/>
          <w:divBdr>
            <w:top w:val="none" w:sz="0" w:space="0" w:color="auto"/>
            <w:left w:val="none" w:sz="0" w:space="0" w:color="auto"/>
            <w:bottom w:val="none" w:sz="0" w:space="0" w:color="auto"/>
            <w:right w:val="none" w:sz="0" w:space="0" w:color="auto"/>
          </w:divBdr>
        </w:div>
        <w:div w:id="177621913">
          <w:marLeft w:val="0"/>
          <w:marRight w:val="0"/>
          <w:marTop w:val="0"/>
          <w:marBottom w:val="0"/>
          <w:divBdr>
            <w:top w:val="none" w:sz="0" w:space="0" w:color="auto"/>
            <w:left w:val="none" w:sz="0" w:space="0" w:color="auto"/>
            <w:bottom w:val="none" w:sz="0" w:space="0" w:color="auto"/>
            <w:right w:val="none" w:sz="0" w:space="0" w:color="auto"/>
          </w:divBdr>
        </w:div>
        <w:div w:id="213349342">
          <w:marLeft w:val="0"/>
          <w:marRight w:val="0"/>
          <w:marTop w:val="0"/>
          <w:marBottom w:val="0"/>
          <w:divBdr>
            <w:top w:val="none" w:sz="0" w:space="0" w:color="auto"/>
            <w:left w:val="none" w:sz="0" w:space="0" w:color="auto"/>
            <w:bottom w:val="none" w:sz="0" w:space="0" w:color="auto"/>
            <w:right w:val="none" w:sz="0" w:space="0" w:color="auto"/>
          </w:divBdr>
        </w:div>
        <w:div w:id="483594664">
          <w:marLeft w:val="0"/>
          <w:marRight w:val="0"/>
          <w:marTop w:val="0"/>
          <w:marBottom w:val="0"/>
          <w:divBdr>
            <w:top w:val="none" w:sz="0" w:space="0" w:color="auto"/>
            <w:left w:val="none" w:sz="0" w:space="0" w:color="auto"/>
            <w:bottom w:val="none" w:sz="0" w:space="0" w:color="auto"/>
            <w:right w:val="none" w:sz="0" w:space="0" w:color="auto"/>
          </w:divBdr>
        </w:div>
        <w:div w:id="519321838">
          <w:marLeft w:val="0"/>
          <w:marRight w:val="0"/>
          <w:marTop w:val="0"/>
          <w:marBottom w:val="0"/>
          <w:divBdr>
            <w:top w:val="none" w:sz="0" w:space="0" w:color="auto"/>
            <w:left w:val="none" w:sz="0" w:space="0" w:color="auto"/>
            <w:bottom w:val="none" w:sz="0" w:space="0" w:color="auto"/>
            <w:right w:val="none" w:sz="0" w:space="0" w:color="auto"/>
          </w:divBdr>
        </w:div>
        <w:div w:id="583540246">
          <w:marLeft w:val="0"/>
          <w:marRight w:val="0"/>
          <w:marTop w:val="0"/>
          <w:marBottom w:val="0"/>
          <w:divBdr>
            <w:top w:val="none" w:sz="0" w:space="0" w:color="auto"/>
            <w:left w:val="none" w:sz="0" w:space="0" w:color="auto"/>
            <w:bottom w:val="none" w:sz="0" w:space="0" w:color="auto"/>
            <w:right w:val="none" w:sz="0" w:space="0" w:color="auto"/>
          </w:divBdr>
        </w:div>
        <w:div w:id="626086803">
          <w:marLeft w:val="0"/>
          <w:marRight w:val="0"/>
          <w:marTop w:val="0"/>
          <w:marBottom w:val="0"/>
          <w:divBdr>
            <w:top w:val="none" w:sz="0" w:space="0" w:color="auto"/>
            <w:left w:val="none" w:sz="0" w:space="0" w:color="auto"/>
            <w:bottom w:val="none" w:sz="0" w:space="0" w:color="auto"/>
            <w:right w:val="none" w:sz="0" w:space="0" w:color="auto"/>
          </w:divBdr>
        </w:div>
        <w:div w:id="668605038">
          <w:marLeft w:val="0"/>
          <w:marRight w:val="0"/>
          <w:marTop w:val="0"/>
          <w:marBottom w:val="0"/>
          <w:divBdr>
            <w:top w:val="none" w:sz="0" w:space="0" w:color="auto"/>
            <w:left w:val="none" w:sz="0" w:space="0" w:color="auto"/>
            <w:bottom w:val="none" w:sz="0" w:space="0" w:color="auto"/>
            <w:right w:val="none" w:sz="0" w:space="0" w:color="auto"/>
          </w:divBdr>
        </w:div>
        <w:div w:id="682315881">
          <w:marLeft w:val="0"/>
          <w:marRight w:val="0"/>
          <w:marTop w:val="0"/>
          <w:marBottom w:val="0"/>
          <w:divBdr>
            <w:top w:val="none" w:sz="0" w:space="0" w:color="auto"/>
            <w:left w:val="none" w:sz="0" w:space="0" w:color="auto"/>
            <w:bottom w:val="none" w:sz="0" w:space="0" w:color="auto"/>
            <w:right w:val="none" w:sz="0" w:space="0" w:color="auto"/>
          </w:divBdr>
        </w:div>
        <w:div w:id="895629980">
          <w:marLeft w:val="0"/>
          <w:marRight w:val="0"/>
          <w:marTop w:val="0"/>
          <w:marBottom w:val="0"/>
          <w:divBdr>
            <w:top w:val="none" w:sz="0" w:space="0" w:color="auto"/>
            <w:left w:val="none" w:sz="0" w:space="0" w:color="auto"/>
            <w:bottom w:val="none" w:sz="0" w:space="0" w:color="auto"/>
            <w:right w:val="none" w:sz="0" w:space="0" w:color="auto"/>
          </w:divBdr>
        </w:div>
        <w:div w:id="903566011">
          <w:marLeft w:val="0"/>
          <w:marRight w:val="0"/>
          <w:marTop w:val="0"/>
          <w:marBottom w:val="0"/>
          <w:divBdr>
            <w:top w:val="none" w:sz="0" w:space="0" w:color="auto"/>
            <w:left w:val="none" w:sz="0" w:space="0" w:color="auto"/>
            <w:bottom w:val="none" w:sz="0" w:space="0" w:color="auto"/>
            <w:right w:val="none" w:sz="0" w:space="0" w:color="auto"/>
          </w:divBdr>
        </w:div>
        <w:div w:id="1018118919">
          <w:marLeft w:val="0"/>
          <w:marRight w:val="0"/>
          <w:marTop w:val="0"/>
          <w:marBottom w:val="0"/>
          <w:divBdr>
            <w:top w:val="none" w:sz="0" w:space="0" w:color="auto"/>
            <w:left w:val="none" w:sz="0" w:space="0" w:color="auto"/>
            <w:bottom w:val="none" w:sz="0" w:space="0" w:color="auto"/>
            <w:right w:val="none" w:sz="0" w:space="0" w:color="auto"/>
          </w:divBdr>
        </w:div>
        <w:div w:id="1129862928">
          <w:marLeft w:val="0"/>
          <w:marRight w:val="0"/>
          <w:marTop w:val="0"/>
          <w:marBottom w:val="0"/>
          <w:divBdr>
            <w:top w:val="none" w:sz="0" w:space="0" w:color="auto"/>
            <w:left w:val="none" w:sz="0" w:space="0" w:color="auto"/>
            <w:bottom w:val="none" w:sz="0" w:space="0" w:color="auto"/>
            <w:right w:val="none" w:sz="0" w:space="0" w:color="auto"/>
          </w:divBdr>
        </w:div>
        <w:div w:id="1157695561">
          <w:marLeft w:val="0"/>
          <w:marRight w:val="0"/>
          <w:marTop w:val="0"/>
          <w:marBottom w:val="0"/>
          <w:divBdr>
            <w:top w:val="none" w:sz="0" w:space="0" w:color="auto"/>
            <w:left w:val="none" w:sz="0" w:space="0" w:color="auto"/>
            <w:bottom w:val="none" w:sz="0" w:space="0" w:color="auto"/>
            <w:right w:val="none" w:sz="0" w:space="0" w:color="auto"/>
          </w:divBdr>
        </w:div>
        <w:div w:id="1276252855">
          <w:marLeft w:val="0"/>
          <w:marRight w:val="0"/>
          <w:marTop w:val="0"/>
          <w:marBottom w:val="0"/>
          <w:divBdr>
            <w:top w:val="none" w:sz="0" w:space="0" w:color="auto"/>
            <w:left w:val="none" w:sz="0" w:space="0" w:color="auto"/>
            <w:bottom w:val="none" w:sz="0" w:space="0" w:color="auto"/>
            <w:right w:val="none" w:sz="0" w:space="0" w:color="auto"/>
          </w:divBdr>
        </w:div>
        <w:div w:id="1299383111">
          <w:marLeft w:val="0"/>
          <w:marRight w:val="0"/>
          <w:marTop w:val="0"/>
          <w:marBottom w:val="0"/>
          <w:divBdr>
            <w:top w:val="none" w:sz="0" w:space="0" w:color="auto"/>
            <w:left w:val="none" w:sz="0" w:space="0" w:color="auto"/>
            <w:bottom w:val="none" w:sz="0" w:space="0" w:color="auto"/>
            <w:right w:val="none" w:sz="0" w:space="0" w:color="auto"/>
          </w:divBdr>
        </w:div>
        <w:div w:id="1330213002">
          <w:marLeft w:val="0"/>
          <w:marRight w:val="0"/>
          <w:marTop w:val="0"/>
          <w:marBottom w:val="0"/>
          <w:divBdr>
            <w:top w:val="none" w:sz="0" w:space="0" w:color="auto"/>
            <w:left w:val="none" w:sz="0" w:space="0" w:color="auto"/>
            <w:bottom w:val="none" w:sz="0" w:space="0" w:color="auto"/>
            <w:right w:val="none" w:sz="0" w:space="0" w:color="auto"/>
          </w:divBdr>
        </w:div>
        <w:div w:id="1369447281">
          <w:marLeft w:val="0"/>
          <w:marRight w:val="0"/>
          <w:marTop w:val="0"/>
          <w:marBottom w:val="0"/>
          <w:divBdr>
            <w:top w:val="none" w:sz="0" w:space="0" w:color="auto"/>
            <w:left w:val="none" w:sz="0" w:space="0" w:color="auto"/>
            <w:bottom w:val="none" w:sz="0" w:space="0" w:color="auto"/>
            <w:right w:val="none" w:sz="0" w:space="0" w:color="auto"/>
          </w:divBdr>
        </w:div>
        <w:div w:id="1414472578">
          <w:marLeft w:val="0"/>
          <w:marRight w:val="0"/>
          <w:marTop w:val="0"/>
          <w:marBottom w:val="0"/>
          <w:divBdr>
            <w:top w:val="none" w:sz="0" w:space="0" w:color="auto"/>
            <w:left w:val="none" w:sz="0" w:space="0" w:color="auto"/>
            <w:bottom w:val="none" w:sz="0" w:space="0" w:color="auto"/>
            <w:right w:val="none" w:sz="0" w:space="0" w:color="auto"/>
          </w:divBdr>
        </w:div>
        <w:div w:id="1421754879">
          <w:marLeft w:val="0"/>
          <w:marRight w:val="0"/>
          <w:marTop w:val="0"/>
          <w:marBottom w:val="0"/>
          <w:divBdr>
            <w:top w:val="none" w:sz="0" w:space="0" w:color="auto"/>
            <w:left w:val="none" w:sz="0" w:space="0" w:color="auto"/>
            <w:bottom w:val="none" w:sz="0" w:space="0" w:color="auto"/>
            <w:right w:val="none" w:sz="0" w:space="0" w:color="auto"/>
          </w:divBdr>
        </w:div>
        <w:div w:id="1438717835">
          <w:marLeft w:val="0"/>
          <w:marRight w:val="0"/>
          <w:marTop w:val="0"/>
          <w:marBottom w:val="0"/>
          <w:divBdr>
            <w:top w:val="none" w:sz="0" w:space="0" w:color="auto"/>
            <w:left w:val="none" w:sz="0" w:space="0" w:color="auto"/>
            <w:bottom w:val="none" w:sz="0" w:space="0" w:color="auto"/>
            <w:right w:val="none" w:sz="0" w:space="0" w:color="auto"/>
          </w:divBdr>
        </w:div>
        <w:div w:id="1541161000">
          <w:marLeft w:val="0"/>
          <w:marRight w:val="0"/>
          <w:marTop w:val="0"/>
          <w:marBottom w:val="0"/>
          <w:divBdr>
            <w:top w:val="none" w:sz="0" w:space="0" w:color="auto"/>
            <w:left w:val="none" w:sz="0" w:space="0" w:color="auto"/>
            <w:bottom w:val="none" w:sz="0" w:space="0" w:color="auto"/>
            <w:right w:val="none" w:sz="0" w:space="0" w:color="auto"/>
          </w:divBdr>
        </w:div>
        <w:div w:id="1566716513">
          <w:marLeft w:val="0"/>
          <w:marRight w:val="0"/>
          <w:marTop w:val="0"/>
          <w:marBottom w:val="0"/>
          <w:divBdr>
            <w:top w:val="none" w:sz="0" w:space="0" w:color="auto"/>
            <w:left w:val="none" w:sz="0" w:space="0" w:color="auto"/>
            <w:bottom w:val="none" w:sz="0" w:space="0" w:color="auto"/>
            <w:right w:val="none" w:sz="0" w:space="0" w:color="auto"/>
          </w:divBdr>
        </w:div>
        <w:div w:id="1578710444">
          <w:marLeft w:val="0"/>
          <w:marRight w:val="0"/>
          <w:marTop w:val="0"/>
          <w:marBottom w:val="0"/>
          <w:divBdr>
            <w:top w:val="none" w:sz="0" w:space="0" w:color="auto"/>
            <w:left w:val="none" w:sz="0" w:space="0" w:color="auto"/>
            <w:bottom w:val="none" w:sz="0" w:space="0" w:color="auto"/>
            <w:right w:val="none" w:sz="0" w:space="0" w:color="auto"/>
          </w:divBdr>
        </w:div>
        <w:div w:id="1588609838">
          <w:marLeft w:val="0"/>
          <w:marRight w:val="0"/>
          <w:marTop w:val="0"/>
          <w:marBottom w:val="0"/>
          <w:divBdr>
            <w:top w:val="none" w:sz="0" w:space="0" w:color="auto"/>
            <w:left w:val="none" w:sz="0" w:space="0" w:color="auto"/>
            <w:bottom w:val="none" w:sz="0" w:space="0" w:color="auto"/>
            <w:right w:val="none" w:sz="0" w:space="0" w:color="auto"/>
          </w:divBdr>
        </w:div>
        <w:div w:id="1599437184">
          <w:marLeft w:val="0"/>
          <w:marRight w:val="0"/>
          <w:marTop w:val="0"/>
          <w:marBottom w:val="0"/>
          <w:divBdr>
            <w:top w:val="none" w:sz="0" w:space="0" w:color="auto"/>
            <w:left w:val="none" w:sz="0" w:space="0" w:color="auto"/>
            <w:bottom w:val="none" w:sz="0" w:space="0" w:color="auto"/>
            <w:right w:val="none" w:sz="0" w:space="0" w:color="auto"/>
          </w:divBdr>
        </w:div>
        <w:div w:id="1629772381">
          <w:marLeft w:val="0"/>
          <w:marRight w:val="0"/>
          <w:marTop w:val="0"/>
          <w:marBottom w:val="0"/>
          <w:divBdr>
            <w:top w:val="none" w:sz="0" w:space="0" w:color="auto"/>
            <w:left w:val="none" w:sz="0" w:space="0" w:color="auto"/>
            <w:bottom w:val="none" w:sz="0" w:space="0" w:color="auto"/>
            <w:right w:val="none" w:sz="0" w:space="0" w:color="auto"/>
          </w:divBdr>
        </w:div>
        <w:div w:id="1745833869">
          <w:marLeft w:val="0"/>
          <w:marRight w:val="0"/>
          <w:marTop w:val="0"/>
          <w:marBottom w:val="0"/>
          <w:divBdr>
            <w:top w:val="none" w:sz="0" w:space="0" w:color="auto"/>
            <w:left w:val="none" w:sz="0" w:space="0" w:color="auto"/>
            <w:bottom w:val="none" w:sz="0" w:space="0" w:color="auto"/>
            <w:right w:val="none" w:sz="0" w:space="0" w:color="auto"/>
          </w:divBdr>
        </w:div>
        <w:div w:id="1874927714">
          <w:marLeft w:val="0"/>
          <w:marRight w:val="0"/>
          <w:marTop w:val="0"/>
          <w:marBottom w:val="0"/>
          <w:divBdr>
            <w:top w:val="none" w:sz="0" w:space="0" w:color="auto"/>
            <w:left w:val="none" w:sz="0" w:space="0" w:color="auto"/>
            <w:bottom w:val="none" w:sz="0" w:space="0" w:color="auto"/>
            <w:right w:val="none" w:sz="0" w:space="0" w:color="auto"/>
          </w:divBdr>
        </w:div>
        <w:div w:id="1901820590">
          <w:marLeft w:val="0"/>
          <w:marRight w:val="0"/>
          <w:marTop w:val="0"/>
          <w:marBottom w:val="0"/>
          <w:divBdr>
            <w:top w:val="none" w:sz="0" w:space="0" w:color="auto"/>
            <w:left w:val="none" w:sz="0" w:space="0" w:color="auto"/>
            <w:bottom w:val="none" w:sz="0" w:space="0" w:color="auto"/>
            <w:right w:val="none" w:sz="0" w:space="0" w:color="auto"/>
          </w:divBdr>
        </w:div>
        <w:div w:id="1937710956">
          <w:marLeft w:val="0"/>
          <w:marRight w:val="0"/>
          <w:marTop w:val="0"/>
          <w:marBottom w:val="0"/>
          <w:divBdr>
            <w:top w:val="none" w:sz="0" w:space="0" w:color="auto"/>
            <w:left w:val="none" w:sz="0" w:space="0" w:color="auto"/>
            <w:bottom w:val="none" w:sz="0" w:space="0" w:color="auto"/>
            <w:right w:val="none" w:sz="0" w:space="0" w:color="auto"/>
          </w:divBdr>
        </w:div>
        <w:div w:id="1943344682">
          <w:marLeft w:val="0"/>
          <w:marRight w:val="0"/>
          <w:marTop w:val="0"/>
          <w:marBottom w:val="0"/>
          <w:divBdr>
            <w:top w:val="none" w:sz="0" w:space="0" w:color="auto"/>
            <w:left w:val="none" w:sz="0" w:space="0" w:color="auto"/>
            <w:bottom w:val="none" w:sz="0" w:space="0" w:color="auto"/>
            <w:right w:val="none" w:sz="0" w:space="0" w:color="auto"/>
          </w:divBdr>
        </w:div>
      </w:divsChild>
    </w:div>
    <w:div w:id="224033418">
      <w:bodyDiv w:val="1"/>
      <w:marLeft w:val="0"/>
      <w:marRight w:val="0"/>
      <w:marTop w:val="0"/>
      <w:marBottom w:val="0"/>
      <w:divBdr>
        <w:top w:val="none" w:sz="0" w:space="0" w:color="auto"/>
        <w:left w:val="none" w:sz="0" w:space="0" w:color="auto"/>
        <w:bottom w:val="none" w:sz="0" w:space="0" w:color="auto"/>
        <w:right w:val="none" w:sz="0" w:space="0" w:color="auto"/>
      </w:divBdr>
    </w:div>
    <w:div w:id="433749464">
      <w:bodyDiv w:val="1"/>
      <w:marLeft w:val="0"/>
      <w:marRight w:val="0"/>
      <w:marTop w:val="0"/>
      <w:marBottom w:val="0"/>
      <w:divBdr>
        <w:top w:val="none" w:sz="0" w:space="0" w:color="auto"/>
        <w:left w:val="none" w:sz="0" w:space="0" w:color="auto"/>
        <w:bottom w:val="none" w:sz="0" w:space="0" w:color="auto"/>
        <w:right w:val="none" w:sz="0" w:space="0" w:color="auto"/>
      </w:divBdr>
    </w:div>
    <w:div w:id="694844817">
      <w:bodyDiv w:val="1"/>
      <w:marLeft w:val="0"/>
      <w:marRight w:val="0"/>
      <w:marTop w:val="0"/>
      <w:marBottom w:val="0"/>
      <w:divBdr>
        <w:top w:val="none" w:sz="0" w:space="0" w:color="auto"/>
        <w:left w:val="none" w:sz="0" w:space="0" w:color="auto"/>
        <w:bottom w:val="none" w:sz="0" w:space="0" w:color="auto"/>
        <w:right w:val="none" w:sz="0" w:space="0" w:color="auto"/>
      </w:divBdr>
    </w:div>
    <w:div w:id="792679085">
      <w:bodyDiv w:val="1"/>
      <w:marLeft w:val="0"/>
      <w:marRight w:val="0"/>
      <w:marTop w:val="0"/>
      <w:marBottom w:val="0"/>
      <w:divBdr>
        <w:top w:val="none" w:sz="0" w:space="0" w:color="auto"/>
        <w:left w:val="none" w:sz="0" w:space="0" w:color="auto"/>
        <w:bottom w:val="none" w:sz="0" w:space="0" w:color="auto"/>
        <w:right w:val="none" w:sz="0" w:space="0" w:color="auto"/>
      </w:divBdr>
    </w:div>
    <w:div w:id="905455322">
      <w:bodyDiv w:val="1"/>
      <w:marLeft w:val="0"/>
      <w:marRight w:val="0"/>
      <w:marTop w:val="0"/>
      <w:marBottom w:val="0"/>
      <w:divBdr>
        <w:top w:val="none" w:sz="0" w:space="0" w:color="auto"/>
        <w:left w:val="none" w:sz="0" w:space="0" w:color="auto"/>
        <w:bottom w:val="none" w:sz="0" w:space="0" w:color="auto"/>
        <w:right w:val="none" w:sz="0" w:space="0" w:color="auto"/>
      </w:divBdr>
    </w:div>
    <w:div w:id="937370603">
      <w:bodyDiv w:val="1"/>
      <w:marLeft w:val="0"/>
      <w:marRight w:val="0"/>
      <w:marTop w:val="0"/>
      <w:marBottom w:val="0"/>
      <w:divBdr>
        <w:top w:val="none" w:sz="0" w:space="0" w:color="auto"/>
        <w:left w:val="none" w:sz="0" w:space="0" w:color="auto"/>
        <w:bottom w:val="none" w:sz="0" w:space="0" w:color="auto"/>
        <w:right w:val="none" w:sz="0" w:space="0" w:color="auto"/>
      </w:divBdr>
    </w:div>
    <w:div w:id="1043989091">
      <w:bodyDiv w:val="1"/>
      <w:marLeft w:val="0"/>
      <w:marRight w:val="0"/>
      <w:marTop w:val="0"/>
      <w:marBottom w:val="0"/>
      <w:divBdr>
        <w:top w:val="none" w:sz="0" w:space="0" w:color="auto"/>
        <w:left w:val="none" w:sz="0" w:space="0" w:color="auto"/>
        <w:bottom w:val="none" w:sz="0" w:space="0" w:color="auto"/>
        <w:right w:val="none" w:sz="0" w:space="0" w:color="auto"/>
      </w:divBdr>
    </w:div>
    <w:div w:id="1118455123">
      <w:bodyDiv w:val="1"/>
      <w:marLeft w:val="0"/>
      <w:marRight w:val="0"/>
      <w:marTop w:val="0"/>
      <w:marBottom w:val="0"/>
      <w:divBdr>
        <w:top w:val="none" w:sz="0" w:space="0" w:color="auto"/>
        <w:left w:val="none" w:sz="0" w:space="0" w:color="auto"/>
        <w:bottom w:val="none" w:sz="0" w:space="0" w:color="auto"/>
        <w:right w:val="none" w:sz="0" w:space="0" w:color="auto"/>
      </w:divBdr>
    </w:div>
    <w:div w:id="1375689240">
      <w:bodyDiv w:val="1"/>
      <w:marLeft w:val="0"/>
      <w:marRight w:val="0"/>
      <w:marTop w:val="0"/>
      <w:marBottom w:val="0"/>
      <w:divBdr>
        <w:top w:val="none" w:sz="0" w:space="0" w:color="auto"/>
        <w:left w:val="none" w:sz="0" w:space="0" w:color="auto"/>
        <w:bottom w:val="none" w:sz="0" w:space="0" w:color="auto"/>
        <w:right w:val="none" w:sz="0" w:space="0" w:color="auto"/>
      </w:divBdr>
    </w:div>
    <w:div w:id="1385376361">
      <w:bodyDiv w:val="1"/>
      <w:marLeft w:val="0"/>
      <w:marRight w:val="0"/>
      <w:marTop w:val="0"/>
      <w:marBottom w:val="0"/>
      <w:divBdr>
        <w:top w:val="none" w:sz="0" w:space="0" w:color="auto"/>
        <w:left w:val="none" w:sz="0" w:space="0" w:color="auto"/>
        <w:bottom w:val="none" w:sz="0" w:space="0" w:color="auto"/>
        <w:right w:val="none" w:sz="0" w:space="0" w:color="auto"/>
      </w:divBdr>
    </w:div>
    <w:div w:id="1875382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microsoft.com/office/2011/relationships/commentsExtended" Target="commentsExtended.xml"/><Relationship Id="rId39" Type="http://schemas.openxmlformats.org/officeDocument/2006/relationships/hyperlink" Target="http://www.ncbi.nlm.nih.gov/nuccore/NG_001333.2" TargetMode="External"/><Relationship Id="rId3" Type="http://schemas.openxmlformats.org/officeDocument/2006/relationships/customXml" Target="../customXml/item3.xml"/><Relationship Id="rId21" Type="http://schemas.openxmlformats.org/officeDocument/2006/relationships/hyperlink" Target="mailto:tmcunnin@fhcrc.org" TargetMode="External"/><Relationship Id="rId34" Type="http://schemas.openxmlformats.org/officeDocument/2006/relationships/image" Target="media/image17.PNG"/><Relationship Id="rId42"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comments" Target="comments.xml"/><Relationship Id="rId33" Type="http://schemas.openxmlformats.org/officeDocument/2006/relationships/image" Target="media/image16.PNG"/><Relationship Id="rId38" Type="http://schemas.openxmlformats.org/officeDocument/2006/relationships/image" Target="media/image19.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www.thermofisher.com/account-center/signin-identifier.html" TargetMode="External"/><Relationship Id="rId29" Type="http://schemas.openxmlformats.org/officeDocument/2006/relationships/image" Target="media/image1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imgt.org/IMGT_vquest/vquest?livret=0&amp;Option=humanTcR" TargetMode="External"/><Relationship Id="rId24" Type="http://schemas.openxmlformats.org/officeDocument/2006/relationships/image" Target="media/image11.wmf"/><Relationship Id="rId32" Type="http://schemas.openxmlformats.org/officeDocument/2006/relationships/image" Target="media/image15.PNG"/><Relationship Id="rId37" Type="http://schemas.openxmlformats.org/officeDocument/2006/relationships/hyperlink" Target="http://www.imgt.org/IMGT_vquest/input" TargetMode="External"/><Relationship Id="rId40" Type="http://schemas.openxmlformats.org/officeDocument/2006/relationships/header" Target="header1.xml"/><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0.png"/><Relationship Id="rId28" Type="http://schemas.microsoft.com/office/2018/08/relationships/commentsExtensible" Target="commentsExtensible.xml"/><Relationship Id="rId36" Type="http://schemas.openxmlformats.org/officeDocument/2006/relationships/hyperlink" Target="http://www.imgt.org/IMGT_vquest/vquest?livret=0&amp;Option=humanTcR" TargetMode="Externa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14.jpg"/><Relationship Id="rId44"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9.png"/><Relationship Id="rId27" Type="http://schemas.microsoft.com/office/2016/09/relationships/commentsIds" Target="commentsIds.xml"/><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79807C765E8744883A489B2F1A63136" ma:contentTypeVersion="16" ma:contentTypeDescription="Create a new document." ma:contentTypeScope="" ma:versionID="ed04b46ebf9b0873d16f0f936129ea93">
  <xsd:schema xmlns:xsd="http://www.w3.org/2001/XMLSchema" xmlns:xs="http://www.w3.org/2001/XMLSchema" xmlns:p="http://schemas.microsoft.com/office/2006/metadata/properties" xmlns:ns2="131fa085-8484-44cf-bfdc-de08491bfded" xmlns:ns3="d9a01335-daa1-42bd-8eb9-d5b344df7a13" targetNamespace="http://schemas.microsoft.com/office/2006/metadata/properties" ma:root="true" ma:fieldsID="7db72cc3012fcb125f6bc73b08db7aeb" ns2:_="" ns3:_="">
    <xsd:import namespace="131fa085-8484-44cf-bfdc-de08491bfded"/>
    <xsd:import namespace="d9a01335-daa1-42bd-8eb9-d5b344df7a13"/>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1fa085-8484-44cf-bfdc-de08491bfd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24e6e45-2433-4efa-90ac-389e9d1bba1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9a01335-daa1-42bd-8eb9-d5b344df7a1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7e4a2976-5489-4899-9993-124367ae79c0}" ma:internalName="TaxCatchAll" ma:showField="CatchAllData" ma:web="d9a01335-daa1-42bd-8eb9-d5b344df7a1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d9a01335-daa1-42bd-8eb9-d5b344df7a13">
      <UserInfo>
        <DisplayName>Bleakley MD, Marie</DisplayName>
        <AccountId>18</AccountId>
        <AccountType/>
      </UserInfo>
      <UserInfo>
        <DisplayName>Brault, Michelle R</DisplayName>
        <AccountId>14</AccountId>
        <AccountType/>
      </UserInfo>
    </SharedWithUsers>
    <lcf76f155ced4ddcb4097134ff3c332f xmlns="131fa085-8484-44cf-bfdc-de08491bfded">
      <Terms xmlns="http://schemas.microsoft.com/office/infopath/2007/PartnerControls"/>
    </lcf76f155ced4ddcb4097134ff3c332f>
    <TaxCatchAll xmlns="d9a01335-daa1-42bd-8eb9-d5b344df7a13" xsi:nil="true"/>
  </documentManagement>
</p:properties>
</file>

<file path=customXml/itemProps1.xml><?xml version="1.0" encoding="utf-8"?>
<ds:datastoreItem xmlns:ds="http://schemas.openxmlformats.org/officeDocument/2006/customXml" ds:itemID="{60469006-C577-4D13-800A-A0B8DB0C64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1fa085-8484-44cf-bfdc-de08491bfded"/>
    <ds:schemaRef ds:uri="d9a01335-daa1-42bd-8eb9-d5b344df7a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29E00AF-79DA-A641-A2B6-8ED625D94FF9}">
  <ds:schemaRefs>
    <ds:schemaRef ds:uri="http://schemas.openxmlformats.org/officeDocument/2006/bibliography"/>
  </ds:schemaRefs>
</ds:datastoreItem>
</file>

<file path=customXml/itemProps3.xml><?xml version="1.0" encoding="utf-8"?>
<ds:datastoreItem xmlns:ds="http://schemas.openxmlformats.org/officeDocument/2006/customXml" ds:itemID="{EE4B9D00-9EE4-4FEC-840D-6030EBE7696A}">
  <ds:schemaRefs>
    <ds:schemaRef ds:uri="http://schemas.microsoft.com/sharepoint/v3/contenttype/forms"/>
  </ds:schemaRefs>
</ds:datastoreItem>
</file>

<file path=customXml/itemProps4.xml><?xml version="1.0" encoding="utf-8"?>
<ds:datastoreItem xmlns:ds="http://schemas.openxmlformats.org/officeDocument/2006/customXml" ds:itemID="{3837BE13-E334-45D1-8189-3E2BCDCA4663}">
  <ds:schemaRefs>
    <ds:schemaRef ds:uri="http://schemas.microsoft.com/office/2006/metadata/properties"/>
    <ds:schemaRef ds:uri="http://schemas.microsoft.com/office/infopath/2007/PartnerControls"/>
    <ds:schemaRef ds:uri="d9a01335-daa1-42bd-8eb9-d5b344df7a13"/>
    <ds:schemaRef ds:uri="131fa085-8484-44cf-bfdc-de08491bfded"/>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36</Pages>
  <Words>7381</Words>
  <Characters>42074</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Biernacki MD, Melinda A</dc:creator>
  <cp:keywords/>
  <dc:description/>
  <cp:lastModifiedBy>Cummings, Carrie L</cp:lastModifiedBy>
  <cp:revision>4</cp:revision>
  <dcterms:created xsi:type="dcterms:W3CDTF">2023-03-17T20:58:00Z</dcterms:created>
  <dcterms:modified xsi:type="dcterms:W3CDTF">2023-03-17T21:29:00Z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0x010100E79807C765E8744883A489B2F1A63136</vt:lpwstr>
  </property>
</Properties>
</file>